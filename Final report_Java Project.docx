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AC068" w14:textId="5C8C41D1" w:rsidR="00527940" w:rsidRDefault="00C424C9" w:rsidP="002E3C06">
      <w:pPr>
        <w:rPr>
          <w:sz w:val="36"/>
          <w:szCs w:val="36"/>
        </w:rPr>
      </w:pPr>
      <w:r w:rsidRPr="3FB14507">
        <w:rPr>
          <w:sz w:val="32"/>
          <w:szCs w:val="32"/>
        </w:rPr>
        <w:t xml:space="preserve">  </w:t>
      </w:r>
      <w:r w:rsidRPr="3FB14507">
        <w:rPr>
          <w:color w:val="FF0000"/>
          <w:sz w:val="32"/>
          <w:szCs w:val="32"/>
        </w:rPr>
        <w:t xml:space="preserve">                  </w:t>
      </w:r>
      <w:r w:rsidRPr="3FB14507">
        <w:rPr>
          <w:color w:val="FF0000"/>
          <w:sz w:val="32"/>
          <w:szCs w:val="32"/>
          <w:u w:val="single"/>
        </w:rPr>
        <w:t xml:space="preserve"> The Final Report for the Final Project </w:t>
      </w:r>
    </w:p>
    <w:p w14:paraId="030FEA67" w14:textId="5E6BC9B6" w:rsidR="3FB14507" w:rsidRDefault="3FB14507" w:rsidP="3FB14507">
      <w:pPr>
        <w:rPr>
          <w:b/>
          <w:bCs/>
          <w:sz w:val="32"/>
          <w:szCs w:val="32"/>
          <w:u w:val="single"/>
        </w:rPr>
      </w:pPr>
    </w:p>
    <w:p w14:paraId="37889A60" w14:textId="047E1F3C" w:rsidR="00527940" w:rsidRDefault="002758E3" w:rsidP="002E3C06">
      <w:r w:rsidRPr="003457F1">
        <w:rPr>
          <w:color w:val="FFC000"/>
          <w:u w:val="single"/>
        </w:rPr>
        <w:t xml:space="preserve">The Group Name </w:t>
      </w:r>
      <w:proofErr w:type="gramStart"/>
      <w:r w:rsidRPr="003457F1">
        <w:rPr>
          <w:color w:val="FFC000"/>
          <w:u w:val="single"/>
        </w:rPr>
        <w:t>is</w:t>
      </w:r>
      <w:r w:rsidR="009D52D8" w:rsidRPr="003457F1">
        <w:rPr>
          <w:color w:val="FFC000"/>
          <w:u w:val="single"/>
        </w:rPr>
        <w:t>:</w:t>
      </w:r>
      <w:proofErr w:type="gramEnd"/>
      <w:r>
        <w:tab/>
        <w:t xml:space="preserve">Java Coffee. </w:t>
      </w:r>
    </w:p>
    <w:p w14:paraId="6760483C" w14:textId="226A498E" w:rsidR="00812362" w:rsidRDefault="00812362" w:rsidP="002E3C06">
      <w:r w:rsidRPr="003457F1">
        <w:rPr>
          <w:color w:val="FFC000"/>
          <w:u w:val="single"/>
        </w:rPr>
        <w:t>The Group Members:</w:t>
      </w:r>
      <w:r w:rsidRPr="003457F1">
        <w:rPr>
          <w:color w:val="FFC000"/>
        </w:rPr>
        <w:t xml:space="preserve"> </w:t>
      </w:r>
      <w:r>
        <w:t xml:space="preserve">Hanan Senah, </w:t>
      </w:r>
      <w:r w:rsidR="00DB4CF7" w:rsidRPr="00DB4CF7">
        <w:t xml:space="preserve">Lynn Hajj </w:t>
      </w:r>
      <w:r w:rsidR="00BF5BFA" w:rsidRPr="00DB4CF7">
        <w:t>Hassan,</w:t>
      </w:r>
      <w:r w:rsidR="00DB4CF7">
        <w:t xml:space="preserve"> and </w:t>
      </w:r>
      <w:r w:rsidR="00BF5BFA" w:rsidRPr="00BF5BFA">
        <w:t>Fahim Kabir</w:t>
      </w:r>
      <w:r w:rsidR="00BF5BFA">
        <w:t xml:space="preserve">. </w:t>
      </w:r>
    </w:p>
    <w:p w14:paraId="7A06C92F" w14:textId="2942A569" w:rsidR="00BF5BFA" w:rsidRDefault="000C4D47" w:rsidP="002E3C06">
      <w:r w:rsidRPr="003457F1">
        <w:rPr>
          <w:color w:val="FFC000"/>
          <w:u w:val="single"/>
        </w:rPr>
        <w:t>The variant is:</w:t>
      </w:r>
      <w:r w:rsidRPr="003457F1">
        <w:rPr>
          <w:color w:val="FFC000"/>
        </w:rPr>
        <w:t xml:space="preserve"> </w:t>
      </w:r>
      <w:r w:rsidR="00CA2AE3" w:rsidRPr="00CA2AE3">
        <w:t>Project 1: CLI-Based Library Management System</w:t>
      </w:r>
      <w:r w:rsidR="009D52D8">
        <w:t xml:space="preserve">. </w:t>
      </w:r>
    </w:p>
    <w:p w14:paraId="2BE79C4B" w14:textId="72EE1C71" w:rsidR="3FB14507" w:rsidRDefault="3FB14507"/>
    <w:p w14:paraId="66084C87" w14:textId="5C45A87B" w:rsidR="009D52D8" w:rsidRDefault="00745A8B" w:rsidP="002E3C06">
      <w:pPr>
        <w:rPr>
          <w:color w:val="153D63" w:themeColor="text2" w:themeTint="E6"/>
          <w:u w:val="single"/>
        </w:rPr>
      </w:pPr>
      <w:r w:rsidRPr="3FB14507">
        <w:rPr>
          <w:color w:val="153D63" w:themeColor="text2" w:themeTint="E6"/>
          <w:u w:val="single"/>
        </w:rPr>
        <w:t>The Group members with their contributions</w:t>
      </w:r>
      <w:r w:rsidR="00EE200F" w:rsidRPr="3FB14507">
        <w:rPr>
          <w:color w:val="153D63" w:themeColor="text2" w:themeTint="E6"/>
          <w:u w:val="single"/>
        </w:rPr>
        <w:t xml:space="preserve"> of the CODE: </w:t>
      </w:r>
    </w:p>
    <w:p w14:paraId="680FA275" w14:textId="0455E0D6" w:rsidR="001A39BD" w:rsidRDefault="001A39BD" w:rsidP="001A39BD">
      <w:r>
        <w:t>Hanan Senah</w:t>
      </w:r>
      <w:r w:rsidRPr="3FB14507">
        <w:rPr>
          <w:color w:val="737308"/>
        </w:rPr>
        <w:t xml:space="preserve"> </w:t>
      </w:r>
      <w:r>
        <w:t>(YELLOW)</w:t>
      </w:r>
    </w:p>
    <w:p w14:paraId="0BEDF7D5" w14:textId="2D8C2B34" w:rsidR="001A39BD" w:rsidRDefault="006B1EC0" w:rsidP="001A39BD">
      <w:r w:rsidRPr="006B1EC0">
        <w:t xml:space="preserve">Lynn Hajj Hassan </w:t>
      </w:r>
      <w:r>
        <w:t>(BLUE)</w:t>
      </w:r>
    </w:p>
    <w:p w14:paraId="52002A62" w14:textId="3296D46C" w:rsidR="006B1EC0" w:rsidRDefault="006B1EC0" w:rsidP="001A39BD">
      <w:r>
        <w:t>Fa</w:t>
      </w:r>
      <w:r w:rsidR="00F57BCA">
        <w:t>him Kabir (</w:t>
      </w:r>
      <w:r w:rsidR="00566F92">
        <w:t>GREEN</w:t>
      </w:r>
      <w:r w:rsidR="00F57BCA">
        <w:t>)</w:t>
      </w:r>
    </w:p>
    <w:p w14:paraId="03A01B0B" w14:textId="217CDA9C" w:rsidR="00566F92" w:rsidRDefault="00566F92" w:rsidP="001A39BD">
      <w:r>
        <w:t>*</w:t>
      </w:r>
      <w:r w:rsidR="00E959F6">
        <w:t>E</w:t>
      </w:r>
      <w:r>
        <w:t xml:space="preserve">ach member </w:t>
      </w:r>
      <w:r w:rsidR="00E959F6">
        <w:t>has</w:t>
      </w:r>
      <w:r>
        <w:t xml:space="preserve"> a </w:t>
      </w:r>
      <w:r w:rsidR="001551CB">
        <w:t>colour that</w:t>
      </w:r>
      <w:r>
        <w:t xml:space="preserve"> </w:t>
      </w:r>
      <w:r w:rsidR="009C7F36">
        <w:t xml:space="preserve">describes the work he/she implemented. </w:t>
      </w:r>
    </w:p>
    <w:p w14:paraId="63186F45" w14:textId="57061475" w:rsidR="009C7F36" w:rsidRDefault="009F2A43" w:rsidP="00D57CB2">
      <w:pPr>
        <w:pBdr>
          <w:bottom w:val="single" w:sz="12" w:space="1" w:color="auto"/>
        </w:pBdr>
      </w:pPr>
      <w:r>
        <w:t xml:space="preserve">Please see the </w:t>
      </w:r>
      <w:r w:rsidRPr="3FB14507">
        <w:rPr>
          <w:color w:val="FF0000"/>
        </w:rPr>
        <w:t xml:space="preserve">pdf </w:t>
      </w:r>
      <w:r>
        <w:t xml:space="preserve">that is </w:t>
      </w:r>
      <w:r w:rsidR="00195AAA" w:rsidRPr="3FB14507">
        <w:rPr>
          <w:color w:val="FF0000"/>
        </w:rPr>
        <w:t xml:space="preserve">attached </w:t>
      </w:r>
      <w:r w:rsidR="00195AAA">
        <w:t xml:space="preserve">with this word file. </w:t>
      </w:r>
    </w:p>
    <w:p w14:paraId="0BA5A988" w14:textId="308F301B" w:rsidR="00F37E46" w:rsidRDefault="00F37E46" w:rsidP="00D57CB2">
      <w:pPr>
        <w:pBdr>
          <w:bottom w:val="single" w:sz="12" w:space="1" w:color="auto"/>
        </w:pBdr>
      </w:pPr>
    </w:p>
    <w:p w14:paraId="311CDA0C" w14:textId="25639362" w:rsidR="3FB14507" w:rsidRDefault="3FB14507" w:rsidP="3FB14507">
      <w:pPr>
        <w:rPr>
          <w:color w:val="0E2841" w:themeColor="text2"/>
          <w:u w:val="single"/>
        </w:rPr>
      </w:pPr>
      <w:r w:rsidRPr="3FB14507">
        <w:rPr>
          <w:color w:val="0E2841" w:themeColor="text2"/>
          <w:u w:val="single"/>
        </w:rPr>
        <w:t>The Additional features which students developed (if applicable).</w:t>
      </w:r>
    </w:p>
    <w:p w14:paraId="18C5BDB5" w14:textId="38703790" w:rsidR="3FB14507" w:rsidRDefault="3FB14507">
      <w:r>
        <w:t xml:space="preserve">_Hanan Senah has done a power point representation to help represent in the class . </w:t>
      </w:r>
    </w:p>
    <w:p w14:paraId="47562492" w14:textId="3A5C4C99" w:rsidR="3FB14507" w:rsidRDefault="3FB14507" w:rsidP="3FB14507">
      <w:pPr>
        <w:pBdr>
          <w:bottom w:val="single" w:sz="12" w:space="1" w:color="auto"/>
        </w:pBdr>
      </w:pPr>
      <w:r>
        <w:t xml:space="preserve">Please see the </w:t>
      </w:r>
      <w:r w:rsidRPr="0003522F">
        <w:rPr>
          <w:color w:val="FFC000"/>
        </w:rPr>
        <w:t xml:space="preserve">power point </w:t>
      </w:r>
      <w:r>
        <w:t xml:space="preserve">that is </w:t>
      </w:r>
      <w:r w:rsidRPr="0003522F">
        <w:rPr>
          <w:color w:val="FFC000"/>
        </w:rPr>
        <w:t xml:space="preserve">attached </w:t>
      </w:r>
      <w:r>
        <w:t>with this word file.</w:t>
      </w:r>
    </w:p>
    <w:p w14:paraId="51451B41" w14:textId="6582CC6B" w:rsidR="008F60F1" w:rsidRPr="002E3C06" w:rsidRDefault="008F60F1" w:rsidP="441400EC">
      <w:pPr>
        <w:pBdr>
          <w:bottom w:val="single" w:sz="12" w:space="1" w:color="auto"/>
        </w:pBdr>
      </w:pPr>
    </w:p>
    <w:p w14:paraId="79D9D802" w14:textId="6ED6EF45" w:rsidR="135FFD97" w:rsidRDefault="4001591C" w:rsidP="007C230F">
      <w:pPr>
        <w:rPr>
          <w:b/>
          <w:bCs/>
          <w:color w:val="0E2841" w:themeColor="text2"/>
          <w:sz w:val="32"/>
          <w:szCs w:val="32"/>
          <w:u w:val="single"/>
        </w:rPr>
      </w:pPr>
      <w:r w:rsidRPr="0B48302F">
        <w:rPr>
          <w:b/>
          <w:bCs/>
          <w:color w:val="FF0000"/>
          <w:sz w:val="32"/>
          <w:szCs w:val="32"/>
          <w:u w:val="single"/>
        </w:rPr>
        <w:t xml:space="preserve">Each Member </w:t>
      </w:r>
      <w:proofErr w:type="spellStart"/>
      <w:r w:rsidR="64801B89" w:rsidRPr="0B48302F">
        <w:rPr>
          <w:b/>
          <w:bCs/>
          <w:color w:val="FF0000"/>
          <w:sz w:val="32"/>
          <w:szCs w:val="32"/>
          <w:u w:val="single"/>
        </w:rPr>
        <w:t>Contributaion</w:t>
      </w:r>
      <w:proofErr w:type="spellEnd"/>
      <w:r w:rsidR="64801B89" w:rsidRPr="0B48302F">
        <w:rPr>
          <w:b/>
          <w:bCs/>
          <w:color w:val="FF0000"/>
          <w:sz w:val="32"/>
          <w:szCs w:val="32"/>
          <w:u w:val="single"/>
        </w:rPr>
        <w:t xml:space="preserve"> : </w:t>
      </w:r>
    </w:p>
    <w:p w14:paraId="33B74498" w14:textId="2B20DC5E" w:rsidR="006712AC" w:rsidRPr="0003522F" w:rsidRDefault="0B48302F" w:rsidP="006712AC">
      <w:pPr>
        <w:rPr>
          <w:color w:val="FFC000"/>
          <w:sz w:val="32"/>
          <w:szCs w:val="32"/>
        </w:rPr>
      </w:pPr>
      <w:r w:rsidRPr="0003522F">
        <w:rPr>
          <w:b/>
          <w:bCs/>
          <w:color w:val="FFC000"/>
          <w:sz w:val="32"/>
          <w:szCs w:val="32"/>
          <w:u w:val="single"/>
        </w:rPr>
        <w:t xml:space="preserve">Hanan Senah: </w:t>
      </w:r>
      <w:r w:rsidRPr="0003522F">
        <w:rPr>
          <w:color w:val="FFC000"/>
          <w:sz w:val="32"/>
          <w:szCs w:val="32"/>
        </w:rPr>
        <w:t xml:space="preserve">  </w:t>
      </w:r>
    </w:p>
    <w:p w14:paraId="5F7BF585" w14:textId="4D36243F" w:rsidR="000F5775" w:rsidRDefault="7E820AF5" w:rsidP="006712AC">
      <w:r>
        <w:t xml:space="preserve">_Class </w:t>
      </w:r>
      <w:r w:rsidRPr="00D86C6C">
        <w:rPr>
          <w:b/>
          <w:bCs/>
          <w:color w:val="FFC000"/>
        </w:rPr>
        <w:t>Book</w:t>
      </w:r>
      <w:r w:rsidR="00093EE3">
        <w:rPr>
          <w:b/>
          <w:bCs/>
          <w:color w:val="FFC000"/>
        </w:rPr>
        <w:t xml:space="preserve"> (ALL DOEN BY ME)</w:t>
      </w:r>
      <w:r>
        <w:t xml:space="preserve">: </w:t>
      </w:r>
      <w:r w:rsidR="08E911CA">
        <w:t>Base of the</w:t>
      </w:r>
      <w:r w:rsidR="29557E71">
        <w:t xml:space="preserve"> librarian class</w:t>
      </w:r>
      <w:r w:rsidR="685982C7">
        <w:t>, and the class that represent the book.</w:t>
      </w:r>
    </w:p>
    <w:p w14:paraId="69C66920" w14:textId="7E4B40D1" w:rsidR="00E203A9" w:rsidRPr="00E203A9" w:rsidRDefault="00E203A9" w:rsidP="00E203A9">
      <w:r w:rsidRPr="00E203A9">
        <w:t>#Description</w:t>
      </w:r>
    </w:p>
    <w:p w14:paraId="3C7D53D1" w14:textId="295B0E39" w:rsidR="00DE44B2" w:rsidRPr="00E203A9" w:rsidRDefault="00E203A9" w:rsidP="00D86C6C">
      <w:r w:rsidRPr="00E203A9">
        <w:t xml:space="preserve">The `Book` class models a book in a library. It includes fields for the book's title, author, genre, ISBN, availability, price, and image path. The class provides methods to access and modify these fields, check out and return the book, and retrieve book </w:t>
      </w:r>
      <w:proofErr w:type="spellStart"/>
      <w:r w:rsidRPr="00E203A9">
        <w:t>details.</w:t>
      </w:r>
      <w:r w:rsidR="00DE44B2">
        <w:t>It</w:t>
      </w:r>
      <w:proofErr w:type="spellEnd"/>
      <w:r w:rsidR="00DE44B2">
        <w:t xml:space="preserve"> </w:t>
      </w:r>
      <w:r w:rsidR="00DE44B2" w:rsidRPr="00DE44B2">
        <w:t>provides a structured way to represent books in the library system, including their details, availability status, and price. It includes methods for checking out and returning books, as well as getters and setters to access and modify book attributes. This class is integral to managing the library's inventory and supporting various functionalities, such as generating reports and displaying book details in the user interface</w:t>
      </w:r>
      <w:r w:rsidR="00D86C6C">
        <w:t>.</w:t>
      </w:r>
    </w:p>
    <w:p w14:paraId="2108577B" w14:textId="03C1B221" w:rsidR="004B4B16" w:rsidRDefault="00E203A9" w:rsidP="004B4B16">
      <w:r w:rsidRPr="00E203A9">
        <w:t>-</w:t>
      </w:r>
      <w:proofErr w:type="spellStart"/>
      <w:r w:rsidRPr="00E203A9">
        <w:t>isAvailable</w:t>
      </w:r>
      <w:proofErr w:type="spellEnd"/>
      <w:r w:rsidR="00390BA2">
        <w:t xml:space="preserve"> </w:t>
      </w:r>
      <w:proofErr w:type="spellStart"/>
      <w:r w:rsidRPr="00E203A9">
        <w:t>boolean</w:t>
      </w:r>
      <w:proofErr w:type="spellEnd"/>
      <w:r w:rsidRPr="00E203A9">
        <w:t xml:space="preserve">` - </w:t>
      </w:r>
      <w:r w:rsidR="00390BA2">
        <w:t xml:space="preserve">The filed </w:t>
      </w:r>
      <w:r w:rsidR="00D86C6C">
        <w:t xml:space="preserve">which show </w:t>
      </w:r>
      <w:r w:rsidR="00390BA2">
        <w:t>t</w:t>
      </w:r>
      <w:r w:rsidRPr="00E203A9">
        <w:t>he availability status of the book (true if available, false if checked out).</w:t>
      </w:r>
    </w:p>
    <w:p w14:paraId="6201408D" w14:textId="3F3DEBE3" w:rsidR="00E203A9" w:rsidRPr="00E203A9" w:rsidRDefault="00E203A9" w:rsidP="00E203A9">
      <w:r w:rsidRPr="00E203A9">
        <w:t># Constructor</w:t>
      </w:r>
    </w:p>
    <w:p w14:paraId="257691DA" w14:textId="77777777" w:rsidR="00E203A9" w:rsidRPr="00E203A9" w:rsidRDefault="00E203A9" w:rsidP="00E203A9">
      <w:r w:rsidRPr="00E203A9">
        <w:t xml:space="preserve">public Book(String title, String author, String genre, String </w:t>
      </w:r>
      <w:proofErr w:type="spellStart"/>
      <w:r w:rsidRPr="00E203A9">
        <w:t>isbn</w:t>
      </w:r>
      <w:proofErr w:type="spellEnd"/>
      <w:r w:rsidRPr="00E203A9">
        <w:t xml:space="preserve">, double price, String </w:t>
      </w:r>
      <w:proofErr w:type="spellStart"/>
      <w:r w:rsidRPr="00E203A9">
        <w:t>imagePath</w:t>
      </w:r>
      <w:proofErr w:type="spellEnd"/>
      <w:r w:rsidRPr="00E203A9">
        <w:t>)</w:t>
      </w:r>
    </w:p>
    <w:p w14:paraId="0CF45DF2" w14:textId="483D9E28" w:rsidR="00E203A9" w:rsidRPr="00E203A9" w:rsidRDefault="00E203A9" w:rsidP="00D86C6C">
      <w:r w:rsidRPr="00E203A9">
        <w:t>Initializes a new `Book` instance with the given title, author, genre, ISBN, price, and image path. The book is set to be available by default</w:t>
      </w:r>
      <w:r w:rsidR="00D86C6C">
        <w:t xml:space="preserve">. </w:t>
      </w:r>
    </w:p>
    <w:p w14:paraId="38494BAC" w14:textId="36834C85" w:rsidR="00E203A9" w:rsidRPr="00E203A9" w:rsidRDefault="00E203A9" w:rsidP="004B4B16">
      <w:r w:rsidRPr="00E203A9">
        <w:t># Methods</w:t>
      </w:r>
    </w:p>
    <w:p w14:paraId="6EE8E16B" w14:textId="68DF1B05" w:rsidR="00E203A9" w:rsidRPr="00E203A9" w:rsidRDefault="00E203A9" w:rsidP="00E203A9">
      <w:proofErr w:type="spellStart"/>
      <w:r w:rsidRPr="00E203A9">
        <w:t>getBookDetails</w:t>
      </w:r>
      <w:proofErr w:type="spellEnd"/>
      <w:r w:rsidRPr="00E203A9">
        <w:t>():</w:t>
      </w:r>
    </w:p>
    <w:p w14:paraId="4C6C0485" w14:textId="0325E750" w:rsidR="00E203A9" w:rsidRPr="00E203A9" w:rsidRDefault="00E203A9" w:rsidP="00737122">
      <w:r w:rsidRPr="00E203A9">
        <w:t>  Returns a formatted string with the book's details, including title, author, genre, ISBN, availability, and price.</w:t>
      </w:r>
    </w:p>
    <w:p w14:paraId="23C776FB" w14:textId="16C1E3C5" w:rsidR="00E203A9" w:rsidRPr="00E203A9" w:rsidRDefault="00E203A9" w:rsidP="00D86C6C">
      <w:r w:rsidRPr="00E203A9">
        <w:t>-checkout():Sets the book's availability to false, indicating it is checked out.</w:t>
      </w:r>
    </w:p>
    <w:p w14:paraId="0AA08B5E" w14:textId="0266E3C5" w:rsidR="00E203A9" w:rsidRPr="00E203A9" w:rsidRDefault="00E203A9" w:rsidP="00D86C6C">
      <w:r w:rsidRPr="00E203A9">
        <w:t xml:space="preserve">- </w:t>
      </w:r>
      <w:proofErr w:type="spellStart"/>
      <w:r w:rsidRPr="00E203A9">
        <w:t>returnBook</w:t>
      </w:r>
      <w:proofErr w:type="spellEnd"/>
      <w:r w:rsidRPr="00E203A9">
        <w:t>():Sets the book's availability to true, indicating it is available.</w:t>
      </w:r>
    </w:p>
    <w:p w14:paraId="7097AD5C" w14:textId="598A15FC" w:rsidR="00E203A9" w:rsidRPr="00E203A9" w:rsidRDefault="00E203A9" w:rsidP="00D86C6C">
      <w:r w:rsidRPr="00E203A9">
        <w:t xml:space="preserve">- </w:t>
      </w:r>
      <w:proofErr w:type="spellStart"/>
      <w:r w:rsidRPr="00E203A9">
        <w:t>isAvailable</w:t>
      </w:r>
      <w:proofErr w:type="spellEnd"/>
      <w:r w:rsidRPr="00E203A9">
        <w:t>(</w:t>
      </w:r>
      <w:r w:rsidR="00D86C6C">
        <w:t>):</w:t>
      </w:r>
      <w:r w:rsidRPr="00E203A9">
        <w:t>Returns the book's availability status.</w:t>
      </w:r>
    </w:p>
    <w:p w14:paraId="1C5F3554" w14:textId="62A47F3F" w:rsidR="00E203A9" w:rsidRPr="00E203A9" w:rsidRDefault="00D86C6C" w:rsidP="00E203A9">
      <w:r>
        <w:t xml:space="preserve">For </w:t>
      </w:r>
      <w:proofErr w:type="gramStart"/>
      <w:r>
        <w:t>example</w:t>
      </w:r>
      <w:proofErr w:type="gramEnd"/>
      <w:r>
        <w:t xml:space="preserve"> of how to use: </w:t>
      </w:r>
      <w:r w:rsidR="00E203A9" w:rsidRPr="00E203A9">
        <w:t xml:space="preserve">Book </w:t>
      </w:r>
      <w:proofErr w:type="spellStart"/>
      <w:r w:rsidR="00E203A9" w:rsidRPr="00E203A9">
        <w:t>book</w:t>
      </w:r>
      <w:proofErr w:type="spellEnd"/>
      <w:r w:rsidR="00E203A9" w:rsidRPr="00E203A9">
        <w:t xml:space="preserve"> = new Book("The Great Gatsby", "F. Scott Fitzgerald", "Novel", "1234567890", 10.99, "path/to/image.jpg");</w:t>
      </w:r>
    </w:p>
    <w:p w14:paraId="516E86DE" w14:textId="040335E8" w:rsidR="685982C7" w:rsidRPr="006712AC" w:rsidRDefault="00881D2E" w:rsidP="006712AC">
      <w:pPr>
        <w:rPr>
          <w:ins w:id="0" w:author="Microsoft Word" w:date="2024-08-04T15:43:00Z"/>
        </w:rPr>
      </w:pPr>
      <w:r>
        <w:t>__________________</w:t>
      </w:r>
    </w:p>
    <w:p w14:paraId="2D583EF8" w14:textId="4EC194A1" w:rsidR="00A873D3" w:rsidRDefault="00E23D82" w:rsidP="00276812">
      <w:r>
        <w:t>_</w:t>
      </w:r>
      <w:r w:rsidR="00A8627D">
        <w:t xml:space="preserve">The </w:t>
      </w:r>
      <w:r w:rsidR="00D86C6C" w:rsidRPr="00D86C6C">
        <w:rPr>
          <w:b/>
          <w:bCs/>
          <w:color w:val="FFC000"/>
        </w:rPr>
        <w:t>U</w:t>
      </w:r>
      <w:r w:rsidR="00A8627D" w:rsidRPr="00D86C6C">
        <w:rPr>
          <w:b/>
          <w:bCs/>
          <w:color w:val="FFC000"/>
        </w:rPr>
        <w:t>ser</w:t>
      </w:r>
      <w:r w:rsidR="00A8627D" w:rsidRPr="00D86C6C">
        <w:rPr>
          <w:color w:val="FFC000"/>
        </w:rPr>
        <w:t xml:space="preserve"> </w:t>
      </w:r>
      <w:r w:rsidR="00545FC6">
        <w:t>class</w:t>
      </w:r>
      <w:r w:rsidR="00582C8C">
        <w:t xml:space="preserve">(ALL done by </w:t>
      </w:r>
      <w:r w:rsidR="006E1534">
        <w:t>me</w:t>
      </w:r>
      <w:r w:rsidR="00582C8C">
        <w:t>)</w:t>
      </w:r>
      <w:r w:rsidR="00545FC6">
        <w:t xml:space="preserve"> that</w:t>
      </w:r>
      <w:r w:rsidR="0059001F">
        <w:t xml:space="preserve"> is a parent class for the sub class librarian and the sub class consumer. It is also the </w:t>
      </w:r>
      <w:r w:rsidR="0034542D">
        <w:t xml:space="preserve">base for the </w:t>
      </w:r>
      <w:proofErr w:type="spellStart"/>
      <w:r w:rsidR="00545FC6">
        <w:t>UserAccountSystem</w:t>
      </w:r>
      <w:proofErr w:type="spellEnd"/>
      <w:r w:rsidR="00545FC6">
        <w:t xml:space="preserve"> that done by </w:t>
      </w:r>
      <w:proofErr w:type="spellStart"/>
      <w:r w:rsidR="00545FC6">
        <w:t>lynn</w:t>
      </w:r>
      <w:proofErr w:type="spellEnd"/>
      <w:r w:rsidR="00C212DB">
        <w:t>.</w:t>
      </w:r>
    </w:p>
    <w:p w14:paraId="3D42D888" w14:textId="77777777" w:rsidR="00A873D3" w:rsidRPr="00A873D3" w:rsidRDefault="00A873D3" w:rsidP="00A873D3">
      <w:r w:rsidRPr="00A873D3">
        <w:t xml:space="preserve">The </w:t>
      </w:r>
      <w:r w:rsidRPr="00A873D3">
        <w:rPr>
          <w:b/>
          <w:bCs/>
        </w:rPr>
        <w:t>User</w:t>
      </w:r>
      <w:r w:rsidRPr="00A873D3">
        <w:t xml:space="preserve"> class encapsulates various attributes including:</w:t>
      </w:r>
    </w:p>
    <w:p w14:paraId="4879A71B" w14:textId="77777777" w:rsidR="00A873D3" w:rsidRPr="00A873D3" w:rsidRDefault="00A873D3" w:rsidP="00941F25">
      <w:pPr>
        <w:numPr>
          <w:ilvl w:val="0"/>
          <w:numId w:val="2"/>
        </w:numPr>
      </w:pPr>
      <w:r w:rsidRPr="00A873D3">
        <w:rPr>
          <w:b/>
          <w:bCs/>
        </w:rPr>
        <w:t>Username</w:t>
      </w:r>
      <w:r w:rsidRPr="00A873D3">
        <w:t>: The name of the user.</w:t>
      </w:r>
    </w:p>
    <w:p w14:paraId="7E0C9E82" w14:textId="77777777" w:rsidR="00A873D3" w:rsidRPr="00A873D3" w:rsidRDefault="00A873D3" w:rsidP="00941F25">
      <w:pPr>
        <w:numPr>
          <w:ilvl w:val="0"/>
          <w:numId w:val="2"/>
        </w:numPr>
      </w:pPr>
      <w:r w:rsidRPr="00A873D3">
        <w:rPr>
          <w:b/>
          <w:bCs/>
        </w:rPr>
        <w:t>User ID</w:t>
      </w:r>
      <w:r w:rsidRPr="00A873D3">
        <w:t>: A unique identifier for the user.</w:t>
      </w:r>
    </w:p>
    <w:p w14:paraId="4529CA0D" w14:textId="77777777" w:rsidR="00A873D3" w:rsidRPr="00A873D3" w:rsidRDefault="00A873D3" w:rsidP="00941F25">
      <w:pPr>
        <w:numPr>
          <w:ilvl w:val="0"/>
          <w:numId w:val="2"/>
        </w:numPr>
      </w:pPr>
      <w:r w:rsidRPr="00A873D3">
        <w:rPr>
          <w:b/>
          <w:bCs/>
        </w:rPr>
        <w:t>Password</w:t>
      </w:r>
      <w:r w:rsidRPr="00A873D3">
        <w:t>: A secret key used for authentication.</w:t>
      </w:r>
    </w:p>
    <w:p w14:paraId="6F39330E" w14:textId="77777777" w:rsidR="00A873D3" w:rsidRPr="00A873D3" w:rsidRDefault="00A873D3" w:rsidP="00941F25">
      <w:pPr>
        <w:numPr>
          <w:ilvl w:val="0"/>
          <w:numId w:val="2"/>
        </w:numPr>
      </w:pPr>
      <w:r w:rsidRPr="00A873D3">
        <w:rPr>
          <w:b/>
          <w:bCs/>
        </w:rPr>
        <w:t>Balance</w:t>
      </w:r>
      <w:r w:rsidRPr="00A873D3">
        <w:t>: The amount of money the user has in their library account.</w:t>
      </w:r>
    </w:p>
    <w:p w14:paraId="0068943B" w14:textId="77777777" w:rsidR="00A873D3" w:rsidRPr="00A873D3" w:rsidRDefault="00A873D3" w:rsidP="00941F25">
      <w:pPr>
        <w:numPr>
          <w:ilvl w:val="0"/>
          <w:numId w:val="2"/>
        </w:numPr>
      </w:pPr>
      <w:r w:rsidRPr="00A873D3">
        <w:rPr>
          <w:b/>
          <w:bCs/>
        </w:rPr>
        <w:t>Email</w:t>
      </w:r>
      <w:r w:rsidRPr="00A873D3">
        <w:t>: The user's email address.</w:t>
      </w:r>
    </w:p>
    <w:p w14:paraId="470B3D87" w14:textId="77777777" w:rsidR="00A873D3" w:rsidRPr="00A873D3" w:rsidRDefault="00A873D3" w:rsidP="00941F25">
      <w:pPr>
        <w:numPr>
          <w:ilvl w:val="0"/>
          <w:numId w:val="2"/>
        </w:numPr>
      </w:pPr>
      <w:r w:rsidRPr="00A873D3">
        <w:rPr>
          <w:b/>
          <w:bCs/>
        </w:rPr>
        <w:t>Address</w:t>
      </w:r>
      <w:r w:rsidRPr="00A873D3">
        <w:t>: The residential address of the user.</w:t>
      </w:r>
    </w:p>
    <w:p w14:paraId="15443053" w14:textId="77777777" w:rsidR="00A873D3" w:rsidRPr="00A873D3" w:rsidRDefault="00A873D3" w:rsidP="00941F25">
      <w:pPr>
        <w:numPr>
          <w:ilvl w:val="0"/>
          <w:numId w:val="2"/>
        </w:numPr>
      </w:pPr>
      <w:r w:rsidRPr="00A873D3">
        <w:rPr>
          <w:b/>
          <w:bCs/>
        </w:rPr>
        <w:t>Phone Number</w:t>
      </w:r>
      <w:r w:rsidRPr="00A873D3">
        <w:t>: The user's contact number.</w:t>
      </w:r>
    </w:p>
    <w:p w14:paraId="73FE9E91" w14:textId="77777777" w:rsidR="00A873D3" w:rsidRPr="00A873D3" w:rsidRDefault="00A873D3" w:rsidP="00941F25">
      <w:pPr>
        <w:numPr>
          <w:ilvl w:val="0"/>
          <w:numId w:val="2"/>
        </w:numPr>
      </w:pPr>
      <w:r w:rsidRPr="00A873D3">
        <w:rPr>
          <w:b/>
          <w:bCs/>
        </w:rPr>
        <w:t>Dollars Spent</w:t>
      </w:r>
      <w:r w:rsidRPr="00A873D3">
        <w:t>: A metric tracking the amount of money the user has spent, which could be linked to rewards or coupons.</w:t>
      </w:r>
    </w:p>
    <w:p w14:paraId="0A160648" w14:textId="77777777" w:rsidR="00A873D3" w:rsidRPr="00A873D3" w:rsidRDefault="00A873D3" w:rsidP="00A873D3">
      <w:r w:rsidRPr="00A873D3">
        <w:t xml:space="preserve">The class includes a constructor to initialize these attributes when a new user object is created. Additionally, it provides </w:t>
      </w:r>
      <w:r w:rsidRPr="00A873D3">
        <w:rPr>
          <w:b/>
          <w:bCs/>
        </w:rPr>
        <w:t>getter and setter methods</w:t>
      </w:r>
      <w:r w:rsidRPr="00A873D3">
        <w:t xml:space="preserve"> for accessing and modifying each attribute, ensuring encapsulation and controlled access.</w:t>
      </w:r>
    </w:p>
    <w:p w14:paraId="6613DE96" w14:textId="4CDAF3ED" w:rsidR="00A873D3" w:rsidRDefault="00A873D3" w:rsidP="00EE4650">
      <w:r w:rsidRPr="00A873D3">
        <w:t xml:space="preserve">A </w:t>
      </w:r>
      <w:proofErr w:type="spellStart"/>
      <w:r w:rsidRPr="00A873D3">
        <w:rPr>
          <w:b/>
          <w:bCs/>
        </w:rPr>
        <w:t>displayInfo</w:t>
      </w:r>
      <w:proofErr w:type="spellEnd"/>
      <w:r w:rsidRPr="00A873D3">
        <w:rPr>
          <w:b/>
          <w:bCs/>
        </w:rPr>
        <w:t>()</w:t>
      </w:r>
      <w:r w:rsidRPr="00A873D3">
        <w:t xml:space="preserve"> method is also provided to print out the user's information, excluding sensitive data like the password. Lastly, there's a placeholder method </w:t>
      </w:r>
      <w:proofErr w:type="spellStart"/>
      <w:r w:rsidRPr="00A873D3">
        <w:t>getRole</w:t>
      </w:r>
      <w:proofErr w:type="spellEnd"/>
      <w:r w:rsidRPr="00A873D3">
        <w:t>(), which is intended to be overridden in subclasses to specify the user's role, such as "Admin" or "Member."</w:t>
      </w:r>
    </w:p>
    <w:p w14:paraId="678D796E" w14:textId="62F11954" w:rsidR="00253402" w:rsidRDefault="00A873D3" w:rsidP="00D86C6C">
      <w:r>
        <w:t>_________________</w:t>
      </w:r>
    </w:p>
    <w:p w14:paraId="54784286" w14:textId="698F50C9" w:rsidR="00965B3B" w:rsidRDefault="003E7C30" w:rsidP="43212286">
      <w:r>
        <w:t xml:space="preserve">_The </w:t>
      </w:r>
      <w:r w:rsidR="00D761A6" w:rsidRPr="00D86C6C">
        <w:rPr>
          <w:b/>
          <w:bCs/>
          <w:color w:val="FFC000"/>
        </w:rPr>
        <w:t>Librarian</w:t>
      </w:r>
      <w:r w:rsidR="00D761A6" w:rsidRPr="00D86C6C">
        <w:rPr>
          <w:color w:val="FFC000"/>
        </w:rPr>
        <w:t xml:space="preserve"> </w:t>
      </w:r>
      <w:r w:rsidR="00D761A6">
        <w:t>sub</w:t>
      </w:r>
      <w:r w:rsidR="009C0372">
        <w:t xml:space="preserve"> </w:t>
      </w:r>
      <w:r w:rsidR="00796D4C">
        <w:t>class</w:t>
      </w:r>
      <w:r w:rsidR="00BA46B4">
        <w:t>(ALL OF IT)</w:t>
      </w:r>
      <w:r w:rsidR="00D761A6">
        <w:t xml:space="preserve"> that </w:t>
      </w:r>
      <w:proofErr w:type="spellStart"/>
      <w:r w:rsidR="00D761A6">
        <w:t>extened</w:t>
      </w:r>
      <w:proofErr w:type="spellEnd"/>
      <w:r w:rsidR="00D761A6">
        <w:t xml:space="preserve"> the parent (USER) class, </w:t>
      </w:r>
      <w:r w:rsidR="00796D4C">
        <w:t xml:space="preserve"> </w:t>
      </w:r>
      <w:r w:rsidR="009C0372">
        <w:t xml:space="preserve">that is representing the </w:t>
      </w:r>
      <w:r w:rsidR="00873771">
        <w:t xml:space="preserve">worker in the </w:t>
      </w:r>
      <w:r w:rsidR="00AD6EB1">
        <w:t>library that will have special</w:t>
      </w:r>
      <w:r w:rsidR="00FA5BF4">
        <w:t xml:space="preserve"> methods </w:t>
      </w:r>
      <w:r w:rsidR="004F4519">
        <w:t xml:space="preserve">like add , remove, </w:t>
      </w:r>
      <w:r w:rsidR="00F07914">
        <w:t xml:space="preserve">generate report </w:t>
      </w:r>
      <w:r w:rsidR="00965B3B">
        <w:t xml:space="preserve">. </w:t>
      </w:r>
      <w:r w:rsidR="001762A6">
        <w:t xml:space="preserve">. I used the </w:t>
      </w:r>
      <w:r w:rsidR="001762A6" w:rsidRPr="00AE7A47">
        <w:t>Polymorphism</w:t>
      </w:r>
      <w:r w:rsidR="001762A6">
        <w:t xml:space="preserve"> method of overriding to override the abstract method </w:t>
      </w:r>
      <w:proofErr w:type="spellStart"/>
      <w:r w:rsidR="001762A6">
        <w:t>getRole</w:t>
      </w:r>
      <w:proofErr w:type="spellEnd"/>
      <w:r w:rsidR="001762A6">
        <w:t xml:space="preserve"> and change it to Librarian from the user class.</w:t>
      </w:r>
    </w:p>
    <w:p w14:paraId="75CEC69D" w14:textId="7B6792AF" w:rsidR="00EE4650" w:rsidRDefault="00EE4650" w:rsidP="43212286">
      <w:r>
        <w:t>So,</w:t>
      </w:r>
    </w:p>
    <w:p w14:paraId="022DF7FD" w14:textId="77777777" w:rsidR="00DC4531" w:rsidRPr="00DC4531" w:rsidRDefault="00DC4531" w:rsidP="00DC4531">
      <w:r w:rsidRPr="00DC4531">
        <w:t xml:space="preserve">The </w:t>
      </w:r>
      <w:r w:rsidRPr="00DC4531">
        <w:rPr>
          <w:b/>
          <w:bCs/>
        </w:rPr>
        <w:t>Librarian</w:t>
      </w:r>
      <w:r w:rsidRPr="00DC4531">
        <w:t xml:space="preserve"> class extends the </w:t>
      </w:r>
      <w:r w:rsidRPr="00DC4531">
        <w:rPr>
          <w:b/>
          <w:bCs/>
        </w:rPr>
        <w:t>User</w:t>
      </w:r>
      <w:r w:rsidRPr="00DC4531">
        <w:t xml:space="preserve"> class, adding specialized functionality for a librarian role within a library management system. This class inherits all the properties and methods of the </w:t>
      </w:r>
      <w:r w:rsidRPr="00DC4531">
        <w:rPr>
          <w:b/>
          <w:bCs/>
        </w:rPr>
        <w:t>User</w:t>
      </w:r>
      <w:r w:rsidRPr="00DC4531">
        <w:t xml:space="preserve"> class, and also provides additional methods tailored to the librarian's responsibilities.</w:t>
      </w:r>
    </w:p>
    <w:p w14:paraId="388F438E" w14:textId="77777777" w:rsidR="00DC4531" w:rsidRPr="00DC4531" w:rsidRDefault="00DC4531" w:rsidP="00DC4531">
      <w:pPr>
        <w:rPr>
          <w:b/>
          <w:bCs/>
        </w:rPr>
      </w:pPr>
      <w:r w:rsidRPr="00DC4531">
        <w:rPr>
          <w:b/>
          <w:bCs/>
        </w:rPr>
        <w:t>Key Points:</w:t>
      </w:r>
    </w:p>
    <w:p w14:paraId="6B1F8397" w14:textId="77777777" w:rsidR="00DC4531" w:rsidRPr="00DC4531" w:rsidRDefault="00DC4531" w:rsidP="00941F25">
      <w:pPr>
        <w:numPr>
          <w:ilvl w:val="0"/>
          <w:numId w:val="3"/>
        </w:numPr>
      </w:pPr>
      <w:r w:rsidRPr="00DC4531">
        <w:rPr>
          <w:b/>
          <w:bCs/>
        </w:rPr>
        <w:t>Constructor</w:t>
      </w:r>
      <w:r w:rsidRPr="00DC4531">
        <w:t>: The Librarian constructor initializes the librarian's details by calling the parent User class constructor with the necessary attributes such as username, user ID, password, balance, email, address, phone number, and dollars spent.</w:t>
      </w:r>
    </w:p>
    <w:p w14:paraId="33082301" w14:textId="77777777" w:rsidR="00DC4531" w:rsidRPr="00DC4531" w:rsidRDefault="00DC4531" w:rsidP="00941F25">
      <w:pPr>
        <w:numPr>
          <w:ilvl w:val="0"/>
          <w:numId w:val="3"/>
        </w:numPr>
      </w:pPr>
      <w:r w:rsidRPr="00DC4531">
        <w:rPr>
          <w:b/>
          <w:bCs/>
        </w:rPr>
        <w:t>Role Specification</w:t>
      </w:r>
      <w:r w:rsidRPr="00DC4531">
        <w:t xml:space="preserve">: The </w:t>
      </w:r>
      <w:proofErr w:type="spellStart"/>
      <w:r w:rsidRPr="00DC4531">
        <w:t>getRole</w:t>
      </w:r>
      <w:proofErr w:type="spellEnd"/>
      <w:r w:rsidRPr="00DC4531">
        <w:t>() method is overridden to return "Librarian", indicating the specific role of the user within the system.</w:t>
      </w:r>
    </w:p>
    <w:p w14:paraId="5A33AD9C" w14:textId="77777777" w:rsidR="00DC4531" w:rsidRPr="00DC4531" w:rsidRDefault="00DC4531" w:rsidP="00DC4531">
      <w:pPr>
        <w:rPr>
          <w:b/>
          <w:bCs/>
        </w:rPr>
      </w:pPr>
      <w:r w:rsidRPr="00DC4531">
        <w:rPr>
          <w:b/>
          <w:bCs/>
        </w:rPr>
        <w:t>Additional Methods for Librarians:</w:t>
      </w:r>
    </w:p>
    <w:p w14:paraId="0B98281F" w14:textId="77777777" w:rsidR="00DC4531" w:rsidRPr="00DC4531" w:rsidRDefault="00DC4531" w:rsidP="00941F25">
      <w:pPr>
        <w:numPr>
          <w:ilvl w:val="0"/>
          <w:numId w:val="4"/>
        </w:numPr>
      </w:pPr>
      <w:proofErr w:type="spellStart"/>
      <w:r w:rsidRPr="00DC4531">
        <w:rPr>
          <w:b/>
          <w:bCs/>
        </w:rPr>
        <w:t>addBook</w:t>
      </w:r>
      <w:proofErr w:type="spellEnd"/>
      <w:r w:rsidRPr="00DC4531">
        <w:rPr>
          <w:b/>
          <w:bCs/>
        </w:rPr>
        <w:t>()</w:t>
      </w:r>
      <w:r w:rsidRPr="00DC4531">
        <w:t xml:space="preserve">: This method allows the librarian to add a new book to the library's collection. It takes a </w:t>
      </w:r>
      <w:proofErr w:type="spellStart"/>
      <w:r w:rsidRPr="00DC4531">
        <w:t>LibraryClass</w:t>
      </w:r>
      <w:proofErr w:type="spellEnd"/>
      <w:r w:rsidRPr="00DC4531">
        <w:t>&lt;T&gt; instance, where T is a subclass of Book, and the book to be added.</w:t>
      </w:r>
    </w:p>
    <w:p w14:paraId="6747D6B2" w14:textId="77777777" w:rsidR="00DC4531" w:rsidRPr="00DC4531" w:rsidRDefault="00DC4531" w:rsidP="00941F25">
      <w:pPr>
        <w:numPr>
          <w:ilvl w:val="0"/>
          <w:numId w:val="4"/>
        </w:numPr>
      </w:pPr>
      <w:proofErr w:type="spellStart"/>
      <w:r w:rsidRPr="00DC4531">
        <w:rPr>
          <w:b/>
          <w:bCs/>
        </w:rPr>
        <w:t>removeBook</w:t>
      </w:r>
      <w:proofErr w:type="spellEnd"/>
      <w:r w:rsidRPr="00DC4531">
        <w:rPr>
          <w:b/>
          <w:bCs/>
        </w:rPr>
        <w:t>()</w:t>
      </w:r>
      <w:r w:rsidRPr="00DC4531">
        <w:t>: This method enables the librarian to remove a book from the library using its ISBN. It interacts with the library's book collection to find and remove the specified book.</w:t>
      </w:r>
    </w:p>
    <w:p w14:paraId="4A0455A9" w14:textId="77777777" w:rsidR="00DC4531" w:rsidRPr="00DC4531" w:rsidRDefault="00DC4531" w:rsidP="00941F25">
      <w:pPr>
        <w:numPr>
          <w:ilvl w:val="0"/>
          <w:numId w:val="4"/>
        </w:numPr>
      </w:pPr>
      <w:proofErr w:type="spellStart"/>
      <w:r w:rsidRPr="00DC4531">
        <w:rPr>
          <w:b/>
          <w:bCs/>
        </w:rPr>
        <w:t>generateReport</w:t>
      </w:r>
      <w:proofErr w:type="spellEnd"/>
      <w:r w:rsidRPr="00DC4531">
        <w:rPr>
          <w:b/>
          <w:bCs/>
        </w:rPr>
        <w:t>()</w:t>
      </w:r>
      <w:r w:rsidRPr="00DC4531">
        <w:t xml:space="preserve">: The librarian can generate a report of the library's books. This method accepts a </w:t>
      </w:r>
      <w:proofErr w:type="spellStart"/>
      <w:r w:rsidRPr="00DC4531">
        <w:t>LibraryClass</w:t>
      </w:r>
      <w:proofErr w:type="spellEnd"/>
      <w:r w:rsidRPr="00DC4531">
        <w:t>&lt;Book&gt; instance and a file path where the report will be saved.</w:t>
      </w:r>
    </w:p>
    <w:p w14:paraId="421DD73D" w14:textId="35701564" w:rsidR="00EE4650" w:rsidRDefault="00DC4531" w:rsidP="00DC4531">
      <w:r w:rsidRPr="00DC4531">
        <w:t>These additional methods provide the librarian with the necessary tools to manage the library's collection, maintaining and updating the inventory as needed.</w:t>
      </w:r>
    </w:p>
    <w:p w14:paraId="100C44FE" w14:textId="71117FFB" w:rsidR="00EE4650" w:rsidRDefault="00EE4650" w:rsidP="43212286">
      <w:r>
        <w:t>__________________________</w:t>
      </w:r>
    </w:p>
    <w:p w14:paraId="0D0CE6AC" w14:textId="2AF6F263" w:rsidR="003E7C30" w:rsidRDefault="00965B3B" w:rsidP="43212286">
      <w:r>
        <w:t xml:space="preserve">_The </w:t>
      </w:r>
      <w:r w:rsidRPr="00D86C6C">
        <w:rPr>
          <w:b/>
          <w:bCs/>
          <w:color w:val="FFC000"/>
        </w:rPr>
        <w:t>consumer</w:t>
      </w:r>
      <w:r w:rsidRPr="00D86C6C">
        <w:rPr>
          <w:color w:val="FFC000"/>
        </w:rPr>
        <w:t xml:space="preserve"> </w:t>
      </w:r>
      <w:r w:rsidR="00D761A6">
        <w:t>sub class</w:t>
      </w:r>
      <w:r w:rsidR="000F695E">
        <w:t>(</w:t>
      </w:r>
      <w:r w:rsidR="00D85B42">
        <w:t xml:space="preserve">ONLY HALF OF IT </w:t>
      </w:r>
      <w:r w:rsidR="000F695E">
        <w:t>)</w:t>
      </w:r>
      <w:r w:rsidR="00D761A6">
        <w:t xml:space="preserve"> that is extended the parent class (USER) class, </w:t>
      </w:r>
      <w:r w:rsidR="00AD6EB1">
        <w:t xml:space="preserve"> </w:t>
      </w:r>
      <w:r w:rsidR="002E36A4">
        <w:t xml:space="preserve">I </w:t>
      </w:r>
      <w:r w:rsidR="003416C1">
        <w:t xml:space="preserve">did the constructer that will </w:t>
      </w:r>
      <w:proofErr w:type="gramStart"/>
      <w:r w:rsidR="008971D4">
        <w:t>initialized</w:t>
      </w:r>
      <w:proofErr w:type="gramEnd"/>
      <w:r w:rsidR="008971D4">
        <w:t xml:space="preserve"> the list </w:t>
      </w:r>
      <w:r w:rsidR="00E1475C">
        <w:t xml:space="preserve">for the </w:t>
      </w:r>
      <w:proofErr w:type="spellStart"/>
      <w:r w:rsidR="00E1475C">
        <w:t>b</w:t>
      </w:r>
      <w:r w:rsidR="00741265">
        <w:t>orrowedBooks</w:t>
      </w:r>
      <w:proofErr w:type="spellEnd"/>
      <w:r w:rsidR="00741265">
        <w:t xml:space="preserve"> and </w:t>
      </w:r>
      <w:r w:rsidR="008315F5">
        <w:t xml:space="preserve"> create a list for the </w:t>
      </w:r>
      <w:r w:rsidR="00CC7FEF">
        <w:t>coupon</w:t>
      </w:r>
      <w:r w:rsidR="00B21924">
        <w:t xml:space="preserve">s </w:t>
      </w:r>
      <w:r w:rsidR="00426136">
        <w:t xml:space="preserve">. I used the </w:t>
      </w:r>
      <w:r w:rsidR="00AE7A47" w:rsidRPr="00AE7A47">
        <w:t>Polymorphism</w:t>
      </w:r>
      <w:r w:rsidR="00AE7A47">
        <w:t xml:space="preserve"> method of overriding to override the </w:t>
      </w:r>
      <w:r w:rsidR="008C69D9">
        <w:t xml:space="preserve">abstract </w:t>
      </w:r>
      <w:r w:rsidR="005E19F6">
        <w:t xml:space="preserve">method </w:t>
      </w:r>
      <w:proofErr w:type="spellStart"/>
      <w:r w:rsidR="001762A6">
        <w:t>getRole</w:t>
      </w:r>
      <w:proofErr w:type="spellEnd"/>
      <w:r w:rsidR="00FA73BA">
        <w:t xml:space="preserve"> and change it to </w:t>
      </w:r>
      <w:r w:rsidR="00CF7F1D">
        <w:t xml:space="preserve">consumer </w:t>
      </w:r>
      <w:r w:rsidR="009C50F9">
        <w:t xml:space="preserve">from the user class. </w:t>
      </w:r>
    </w:p>
    <w:p w14:paraId="3A1A4D95" w14:textId="77777777" w:rsidR="00246B36" w:rsidRPr="00246B36" w:rsidRDefault="00246B36" w:rsidP="00246B36">
      <w:r>
        <w:t xml:space="preserve">So, </w:t>
      </w:r>
      <w:r w:rsidRPr="00246B36">
        <w:t xml:space="preserve">The </w:t>
      </w:r>
      <w:r w:rsidRPr="00246B36">
        <w:rPr>
          <w:b/>
          <w:bCs/>
        </w:rPr>
        <w:t>Consumer</w:t>
      </w:r>
      <w:r w:rsidRPr="00246B36">
        <w:t xml:space="preserve"> class extends the </w:t>
      </w:r>
      <w:r w:rsidRPr="00246B36">
        <w:rPr>
          <w:b/>
          <w:bCs/>
        </w:rPr>
        <w:t>User</w:t>
      </w:r>
      <w:r w:rsidRPr="00246B36">
        <w:t xml:space="preserve"> class, representing a user who can borrow books and receive coupons in the library management system. This class inherits all the attributes and methods from the </w:t>
      </w:r>
      <w:r w:rsidRPr="00246B36">
        <w:rPr>
          <w:b/>
          <w:bCs/>
        </w:rPr>
        <w:t>User</w:t>
      </w:r>
      <w:r w:rsidRPr="00246B36">
        <w:t xml:space="preserve"> class and adds specific functionalities relevant to consumers.</w:t>
      </w:r>
    </w:p>
    <w:p w14:paraId="1E1F1D01" w14:textId="77777777" w:rsidR="00246B36" w:rsidRPr="00246B36" w:rsidRDefault="00246B36" w:rsidP="00246B36">
      <w:pPr>
        <w:rPr>
          <w:b/>
          <w:bCs/>
        </w:rPr>
      </w:pPr>
      <w:r w:rsidRPr="00246B36">
        <w:rPr>
          <w:b/>
          <w:bCs/>
        </w:rPr>
        <w:t>Key Points:</w:t>
      </w:r>
    </w:p>
    <w:p w14:paraId="2AA87AF8" w14:textId="77777777" w:rsidR="00246B36" w:rsidRPr="00246B36" w:rsidRDefault="00246B36" w:rsidP="00941F25">
      <w:pPr>
        <w:numPr>
          <w:ilvl w:val="0"/>
          <w:numId w:val="5"/>
        </w:numPr>
      </w:pPr>
      <w:r w:rsidRPr="00246B36">
        <w:rPr>
          <w:b/>
          <w:bCs/>
        </w:rPr>
        <w:t>Constructor</w:t>
      </w:r>
      <w:r w:rsidRPr="00246B36">
        <w:t xml:space="preserve">: The Consumer constructor initializes the consumer's details by calling the parent User class constructor with attributes such as username, user ID, password, balance, email, address, phone number, and dollars spent. It also initializes two additional lists: </w:t>
      </w:r>
      <w:proofErr w:type="spellStart"/>
      <w:r w:rsidRPr="00246B36">
        <w:t>borrowedBooks</w:t>
      </w:r>
      <w:proofErr w:type="spellEnd"/>
      <w:r w:rsidRPr="00246B36">
        <w:t xml:space="preserve"> for tracking borrowed books and </w:t>
      </w:r>
      <w:proofErr w:type="spellStart"/>
      <w:r w:rsidRPr="00246B36">
        <w:t>listOfCoupons</w:t>
      </w:r>
      <w:proofErr w:type="spellEnd"/>
      <w:r w:rsidRPr="00246B36">
        <w:t xml:space="preserve"> for tracking the consumer's coupons. Additionally, it initializes </w:t>
      </w:r>
      <w:proofErr w:type="spellStart"/>
      <w:r w:rsidRPr="00246B36">
        <w:t>NumberOfPurchase</w:t>
      </w:r>
      <w:proofErr w:type="spellEnd"/>
      <w:r w:rsidRPr="00246B36">
        <w:t xml:space="preserve"> to zero, representing the number of purchases the consumer has made.</w:t>
      </w:r>
    </w:p>
    <w:p w14:paraId="737B950D" w14:textId="0A228A65" w:rsidR="00DC4531" w:rsidRDefault="00246B36" w:rsidP="00941F25">
      <w:pPr>
        <w:numPr>
          <w:ilvl w:val="0"/>
          <w:numId w:val="5"/>
        </w:numPr>
      </w:pPr>
      <w:r w:rsidRPr="00246B36">
        <w:rPr>
          <w:b/>
          <w:bCs/>
        </w:rPr>
        <w:t>Role Specification</w:t>
      </w:r>
      <w:r w:rsidRPr="00246B36">
        <w:t xml:space="preserve">: The </w:t>
      </w:r>
      <w:proofErr w:type="spellStart"/>
      <w:r w:rsidRPr="00246B36">
        <w:t>getRole</w:t>
      </w:r>
      <w:proofErr w:type="spellEnd"/>
      <w:r w:rsidRPr="00246B36">
        <w:t>() method is overridden to return "Consumer", indicating the specific role of the user within the system.</w:t>
      </w:r>
    </w:p>
    <w:p w14:paraId="3AF803D4" w14:textId="1834BD6C" w:rsidR="00DC4531" w:rsidRDefault="00246B36" w:rsidP="43212286">
      <w:r>
        <w:t>____________________</w:t>
      </w:r>
    </w:p>
    <w:p w14:paraId="3186717D" w14:textId="7955DABC" w:rsidR="00112A53" w:rsidRDefault="00870D05" w:rsidP="0086155D">
      <w:pPr>
        <w:rPr>
          <w:rFonts w:ascii="Aptos" w:eastAsia="Aptos" w:hAnsi="Aptos" w:cs="Aptos"/>
        </w:rPr>
      </w:pPr>
      <w:r>
        <w:t>_</w:t>
      </w:r>
      <w:r w:rsidR="0059001F">
        <w:t xml:space="preserve"> </w:t>
      </w:r>
      <w:r w:rsidR="00E57A52" w:rsidRPr="00D86C6C">
        <w:rPr>
          <w:rFonts w:ascii="Aptos" w:eastAsia="Aptos" w:hAnsi="Aptos" w:cs="Aptos"/>
          <w:b/>
          <w:bCs/>
          <w:color w:val="FFC000"/>
        </w:rPr>
        <w:t xml:space="preserve">LinkedList </w:t>
      </w:r>
      <w:proofErr w:type="spellStart"/>
      <w:r w:rsidR="00E57A52" w:rsidRPr="00D86C6C">
        <w:rPr>
          <w:rFonts w:ascii="Aptos" w:eastAsia="Aptos" w:hAnsi="Aptos" w:cs="Aptos"/>
          <w:b/>
          <w:bCs/>
          <w:color w:val="FFC000"/>
        </w:rPr>
        <w:t>getBooks</w:t>
      </w:r>
      <w:proofErr w:type="spellEnd"/>
      <w:r w:rsidR="00E57A52" w:rsidRPr="00D86C6C">
        <w:rPr>
          <w:rFonts w:ascii="Aptos" w:eastAsia="Aptos" w:hAnsi="Aptos" w:cs="Aptos"/>
          <w:b/>
          <w:bCs/>
          <w:color w:val="FFC000"/>
        </w:rPr>
        <w:t xml:space="preserve">()  and </w:t>
      </w:r>
      <w:proofErr w:type="spellStart"/>
      <w:r w:rsidR="00E57A52" w:rsidRPr="00D86C6C">
        <w:rPr>
          <w:rFonts w:ascii="Aptos" w:eastAsia="Aptos" w:hAnsi="Aptos" w:cs="Aptos"/>
          <w:b/>
          <w:bCs/>
          <w:color w:val="FFC000"/>
        </w:rPr>
        <w:t>generateReport</w:t>
      </w:r>
      <w:proofErr w:type="spellEnd"/>
      <w:r w:rsidR="00E57A52" w:rsidRPr="00D86C6C">
        <w:rPr>
          <w:rFonts w:ascii="Aptos" w:eastAsia="Aptos" w:hAnsi="Aptos" w:cs="Aptos"/>
          <w:b/>
          <w:bCs/>
          <w:color w:val="FFC000"/>
        </w:rPr>
        <w:t>()</w:t>
      </w:r>
      <w:r w:rsidR="00E57A52">
        <w:rPr>
          <w:rFonts w:ascii="Aptos" w:eastAsia="Aptos" w:hAnsi="Aptos" w:cs="Aptos"/>
        </w:rPr>
        <w:t xml:space="preserve"> that done by me in</w:t>
      </w:r>
      <w:r w:rsidR="005B6288">
        <w:rPr>
          <w:rFonts w:ascii="Aptos" w:eastAsia="Aptos" w:hAnsi="Aptos" w:cs="Aptos"/>
        </w:rPr>
        <w:t>side the Kabir class (</w:t>
      </w:r>
      <w:proofErr w:type="spellStart"/>
      <w:r w:rsidR="005B6288">
        <w:rPr>
          <w:rFonts w:ascii="Aptos" w:eastAsia="Aptos" w:hAnsi="Aptos" w:cs="Aptos"/>
        </w:rPr>
        <w:t>L</w:t>
      </w:r>
      <w:r w:rsidR="00E646B1">
        <w:rPr>
          <w:rFonts w:ascii="Aptos" w:eastAsia="Aptos" w:hAnsi="Aptos" w:cs="Aptos"/>
        </w:rPr>
        <w:t>i</w:t>
      </w:r>
      <w:r w:rsidR="005B6288">
        <w:rPr>
          <w:rFonts w:ascii="Aptos" w:eastAsia="Aptos" w:hAnsi="Aptos" w:cs="Aptos"/>
        </w:rPr>
        <w:t>braryClass</w:t>
      </w:r>
      <w:proofErr w:type="spellEnd"/>
      <w:r w:rsidR="005B6288">
        <w:rPr>
          <w:rFonts w:ascii="Aptos" w:eastAsia="Aptos" w:hAnsi="Aptos" w:cs="Aptos"/>
        </w:rPr>
        <w:t>)</w:t>
      </w:r>
      <w:r w:rsidR="001914E6">
        <w:rPr>
          <w:rFonts w:ascii="Aptos" w:eastAsia="Aptos" w:hAnsi="Aptos" w:cs="Aptos"/>
        </w:rPr>
        <w:t xml:space="preserve">. </w:t>
      </w:r>
      <w:r w:rsidR="00AF2BA7">
        <w:rPr>
          <w:rFonts w:ascii="Aptos" w:eastAsia="Aptos" w:hAnsi="Aptos" w:cs="Aptos"/>
        </w:rPr>
        <w:t xml:space="preserve"> </w:t>
      </w:r>
      <w:r w:rsidR="001914E6" w:rsidRPr="68840CEA">
        <w:rPr>
          <w:rFonts w:ascii="Aptos" w:eastAsia="Aptos" w:hAnsi="Aptos" w:cs="Aptos"/>
        </w:rPr>
        <w:t xml:space="preserve">LinkedList </w:t>
      </w:r>
      <w:proofErr w:type="spellStart"/>
      <w:r w:rsidR="001914E6" w:rsidRPr="68840CEA">
        <w:rPr>
          <w:rFonts w:ascii="Aptos" w:eastAsia="Aptos" w:hAnsi="Aptos" w:cs="Aptos"/>
        </w:rPr>
        <w:t>getBooks</w:t>
      </w:r>
      <w:proofErr w:type="spellEnd"/>
      <w:r w:rsidR="001914E6" w:rsidRPr="68840CEA">
        <w:rPr>
          <w:rFonts w:ascii="Aptos" w:eastAsia="Aptos" w:hAnsi="Aptos" w:cs="Aptos"/>
        </w:rPr>
        <w:t>()</w:t>
      </w:r>
      <w:r w:rsidR="001914E6" w:rsidRPr="63944FFC">
        <w:rPr>
          <w:rFonts w:ascii="Aptos" w:eastAsia="Aptos" w:hAnsi="Aptos" w:cs="Aptos"/>
        </w:rPr>
        <w:t xml:space="preserve">  </w:t>
      </w:r>
      <w:r w:rsidR="00AF2BA7">
        <w:rPr>
          <w:rFonts w:ascii="Aptos" w:eastAsia="Aptos" w:hAnsi="Aptos" w:cs="Aptos"/>
        </w:rPr>
        <w:t xml:space="preserve">to </w:t>
      </w:r>
      <w:r w:rsidR="006F78CB">
        <w:rPr>
          <w:rFonts w:ascii="Aptos" w:eastAsia="Aptos" w:hAnsi="Aptos" w:cs="Aptos"/>
        </w:rPr>
        <w:t xml:space="preserve">return the books </w:t>
      </w:r>
      <w:r w:rsidR="00532C18">
        <w:rPr>
          <w:rFonts w:ascii="Aptos" w:eastAsia="Aptos" w:hAnsi="Aptos" w:cs="Aptos"/>
        </w:rPr>
        <w:t xml:space="preserve">in the list to use it in the classes of </w:t>
      </w:r>
      <w:proofErr w:type="spellStart"/>
      <w:r w:rsidR="00B16BD9" w:rsidRPr="00B16BD9">
        <w:rPr>
          <w:rFonts w:ascii="Aptos" w:eastAsia="Aptos" w:hAnsi="Aptos" w:cs="Aptos"/>
        </w:rPr>
        <w:t>FileReportGenerator</w:t>
      </w:r>
      <w:proofErr w:type="spellEnd"/>
      <w:r w:rsidR="000B4B9B">
        <w:rPr>
          <w:rFonts w:ascii="Aptos" w:eastAsia="Aptos" w:hAnsi="Aptos" w:cs="Aptos"/>
        </w:rPr>
        <w:t xml:space="preserve"> and </w:t>
      </w:r>
      <w:proofErr w:type="spellStart"/>
      <w:r w:rsidR="000B4B9B" w:rsidRPr="000B4B9B">
        <w:rPr>
          <w:rFonts w:ascii="Aptos" w:eastAsia="Aptos" w:hAnsi="Aptos" w:cs="Aptos"/>
        </w:rPr>
        <w:t>GUIReportGenerator</w:t>
      </w:r>
      <w:proofErr w:type="spellEnd"/>
      <w:r w:rsidR="000B4B9B">
        <w:rPr>
          <w:rFonts w:ascii="Aptos" w:eastAsia="Aptos" w:hAnsi="Aptos" w:cs="Aptos"/>
        </w:rPr>
        <w:t xml:space="preserve">. </w:t>
      </w:r>
      <w:r w:rsidR="00633454">
        <w:rPr>
          <w:rFonts w:ascii="Aptos" w:eastAsia="Aptos" w:hAnsi="Aptos" w:cs="Aptos"/>
        </w:rPr>
        <w:t xml:space="preserve"> The </w:t>
      </w:r>
      <w:r w:rsidR="004672F9">
        <w:rPr>
          <w:rFonts w:ascii="Aptos" w:eastAsia="Aptos" w:hAnsi="Aptos" w:cs="Aptos"/>
        </w:rPr>
        <w:t xml:space="preserve">method </w:t>
      </w:r>
      <w:proofErr w:type="spellStart"/>
      <w:r w:rsidR="00A52A50" w:rsidRPr="2025D638">
        <w:rPr>
          <w:rFonts w:ascii="Aptos" w:eastAsia="Aptos" w:hAnsi="Aptos" w:cs="Aptos"/>
        </w:rPr>
        <w:t>generateReport</w:t>
      </w:r>
      <w:proofErr w:type="spellEnd"/>
      <w:r w:rsidR="00A52A50">
        <w:rPr>
          <w:rFonts w:ascii="Aptos" w:eastAsia="Aptos" w:hAnsi="Aptos" w:cs="Aptos"/>
        </w:rPr>
        <w:t xml:space="preserve"> to be use</w:t>
      </w:r>
      <w:r w:rsidR="00BA0A65">
        <w:rPr>
          <w:rFonts w:ascii="Aptos" w:eastAsia="Aptos" w:hAnsi="Aptos" w:cs="Aptos"/>
        </w:rPr>
        <w:t>d</w:t>
      </w:r>
      <w:r w:rsidR="00A52A50">
        <w:rPr>
          <w:rFonts w:ascii="Aptos" w:eastAsia="Aptos" w:hAnsi="Aptos" w:cs="Aptos"/>
        </w:rPr>
        <w:t xml:space="preserve"> in case 3 in the </w:t>
      </w:r>
      <w:proofErr w:type="spellStart"/>
      <w:r w:rsidR="00A52A50">
        <w:rPr>
          <w:rFonts w:ascii="Aptos" w:eastAsia="Aptos" w:hAnsi="Aptos" w:cs="Aptos"/>
        </w:rPr>
        <w:t>IamLibrarain</w:t>
      </w:r>
      <w:proofErr w:type="spellEnd"/>
      <w:r w:rsidR="00A52A50">
        <w:rPr>
          <w:rFonts w:ascii="Aptos" w:eastAsia="Aptos" w:hAnsi="Aptos" w:cs="Aptos"/>
        </w:rPr>
        <w:t xml:space="preserve"> </w:t>
      </w:r>
      <w:r w:rsidR="00E646B1">
        <w:rPr>
          <w:rFonts w:ascii="Aptos" w:eastAsia="Aptos" w:hAnsi="Aptos" w:cs="Aptos"/>
        </w:rPr>
        <w:t>method,</w:t>
      </w:r>
      <w:r w:rsidR="00BA0A65">
        <w:rPr>
          <w:rFonts w:ascii="Aptos" w:eastAsia="Aptos" w:hAnsi="Aptos" w:cs="Aptos"/>
        </w:rPr>
        <w:t xml:space="preserve"> that will refer to the class </w:t>
      </w:r>
      <w:proofErr w:type="spellStart"/>
      <w:r w:rsidR="0086155D" w:rsidRPr="0086155D">
        <w:rPr>
          <w:rFonts w:ascii="Aptos" w:eastAsia="Aptos" w:hAnsi="Aptos" w:cs="Aptos"/>
        </w:rPr>
        <w:t>LibraryReportSystem</w:t>
      </w:r>
      <w:proofErr w:type="spellEnd"/>
      <w:r w:rsidR="00336D86">
        <w:rPr>
          <w:rFonts w:ascii="Aptos" w:eastAsia="Aptos" w:hAnsi="Aptos" w:cs="Aptos"/>
        </w:rPr>
        <w:t xml:space="preserve">. </w:t>
      </w:r>
    </w:p>
    <w:p w14:paraId="7EBB34E5" w14:textId="2140E80D" w:rsidR="007775D1" w:rsidRDefault="007775D1" w:rsidP="0086155D">
      <w:pPr>
        <w:rPr>
          <w:rFonts w:ascii="Aptos" w:eastAsia="Aptos" w:hAnsi="Aptos" w:cs="Aptos"/>
        </w:rPr>
      </w:pPr>
      <w:r>
        <w:rPr>
          <w:rFonts w:ascii="Aptos" w:eastAsia="Aptos" w:hAnsi="Aptos" w:cs="Aptos"/>
        </w:rPr>
        <w:t>So,</w:t>
      </w:r>
    </w:p>
    <w:p w14:paraId="3D627404" w14:textId="20683310" w:rsidR="007775D1" w:rsidRDefault="00A408CE" w:rsidP="00941F25">
      <w:pPr>
        <w:pStyle w:val="ListParagraph"/>
        <w:numPr>
          <w:ilvl w:val="0"/>
          <w:numId w:val="5"/>
        </w:numPr>
        <w:rPr>
          <w:rFonts w:ascii="Aptos" w:eastAsia="Aptos" w:hAnsi="Aptos" w:cs="Aptos"/>
        </w:rPr>
      </w:pPr>
      <w:r>
        <w:rPr>
          <w:rFonts w:ascii="Aptos" w:eastAsia="Aptos" w:hAnsi="Aptos" w:cs="Aptos"/>
        </w:rPr>
        <w:t xml:space="preserve">The </w:t>
      </w:r>
      <w:proofErr w:type="spellStart"/>
      <w:r>
        <w:rPr>
          <w:rFonts w:ascii="Aptos" w:eastAsia="Aptos" w:hAnsi="Aptos" w:cs="Aptos"/>
        </w:rPr>
        <w:t>getBooks</w:t>
      </w:r>
      <w:proofErr w:type="spellEnd"/>
      <w:r>
        <w:rPr>
          <w:rFonts w:ascii="Aptos" w:eastAsia="Aptos" w:hAnsi="Aptos" w:cs="Aptos"/>
        </w:rPr>
        <w:t>():</w:t>
      </w:r>
    </w:p>
    <w:p w14:paraId="5C8F7735" w14:textId="4F0E5EE0" w:rsidR="00916F46" w:rsidRDefault="00916F46" w:rsidP="00916F46">
      <w:pPr>
        <w:pStyle w:val="ListParagraph"/>
        <w:rPr>
          <w:rFonts w:ascii="Aptos" w:eastAsia="Aptos" w:hAnsi="Aptos" w:cs="Aptos"/>
        </w:rPr>
      </w:pPr>
      <w:r w:rsidRPr="00916F46">
        <w:rPr>
          <w:rFonts w:ascii="Aptos" w:eastAsia="Aptos" w:hAnsi="Aptos" w:cs="Aptos"/>
        </w:rPr>
        <w:t>Provides access to the library's book collection.</w:t>
      </w:r>
    </w:p>
    <w:p w14:paraId="60409738" w14:textId="77777777" w:rsidR="00A408CE" w:rsidRPr="00A408CE" w:rsidRDefault="00A408CE" w:rsidP="00A408CE">
      <w:pPr>
        <w:pStyle w:val="ListParagraph"/>
        <w:spacing w:after="0" w:line="240" w:lineRule="auto"/>
        <w:rPr>
          <w:rFonts w:ascii="Times New Roman" w:eastAsia="Times New Roman" w:hAnsi="Times New Roman" w:cs="Times New Roman"/>
          <w:kern w:val="0"/>
          <w:lang w:eastAsia="en-CA"/>
          <w14:ligatures w14:val="none"/>
        </w:rPr>
      </w:pPr>
      <w:r w:rsidRPr="00A408CE">
        <w:rPr>
          <w:rFonts w:ascii="Times New Roman" w:eastAsia="Times New Roman" w:hAnsi="Symbol" w:cs="Times New Roman"/>
          <w:kern w:val="0"/>
          <w:lang w:eastAsia="en-CA"/>
          <w14:ligatures w14:val="none"/>
        </w:rPr>
        <w:t></w:t>
      </w:r>
      <w:r w:rsidRPr="00A408CE">
        <w:rPr>
          <w:rFonts w:ascii="Times New Roman" w:eastAsia="Times New Roman" w:hAnsi="Times New Roman" w:cs="Times New Roman"/>
          <w:kern w:val="0"/>
          <w:lang w:eastAsia="en-CA"/>
          <w14:ligatures w14:val="none"/>
        </w:rPr>
        <w:t xml:space="preserve">  </w:t>
      </w:r>
      <w:r w:rsidRPr="00A408CE">
        <w:rPr>
          <w:rFonts w:ascii="Times New Roman" w:eastAsia="Times New Roman" w:hAnsi="Times New Roman" w:cs="Times New Roman"/>
          <w:b/>
          <w:bCs/>
          <w:kern w:val="0"/>
          <w:lang w:eastAsia="en-CA"/>
          <w14:ligatures w14:val="none"/>
        </w:rPr>
        <w:t>Purpose</w:t>
      </w:r>
      <w:r w:rsidRPr="00A408CE">
        <w:rPr>
          <w:rFonts w:ascii="Times New Roman" w:eastAsia="Times New Roman" w:hAnsi="Times New Roman" w:cs="Times New Roman"/>
          <w:kern w:val="0"/>
          <w:lang w:eastAsia="en-CA"/>
          <w14:ligatures w14:val="none"/>
        </w:rPr>
        <w:t>: This method retrieves the list of books in the library.</w:t>
      </w:r>
    </w:p>
    <w:p w14:paraId="1EA0906E" w14:textId="69A3FCF8" w:rsidR="00A408CE" w:rsidRDefault="00A408CE" w:rsidP="00A365B2">
      <w:pPr>
        <w:pStyle w:val="ListParagraph"/>
        <w:rPr>
          <w:rFonts w:ascii="Times New Roman" w:eastAsia="Times New Roman" w:hAnsi="Times New Roman" w:cs="Times New Roman"/>
          <w:kern w:val="0"/>
          <w:lang w:eastAsia="en-CA"/>
          <w14:ligatures w14:val="none"/>
        </w:rPr>
      </w:pPr>
      <w:r w:rsidRPr="00A408CE">
        <w:rPr>
          <w:rFonts w:ascii="Times New Roman" w:eastAsia="Times New Roman" w:hAnsi="Symbol" w:cs="Times New Roman"/>
          <w:kern w:val="0"/>
          <w:lang w:eastAsia="en-CA"/>
          <w14:ligatures w14:val="none"/>
        </w:rPr>
        <w:t></w:t>
      </w:r>
      <w:r w:rsidRPr="00A408CE">
        <w:rPr>
          <w:rFonts w:ascii="Times New Roman" w:eastAsia="Times New Roman" w:hAnsi="Times New Roman" w:cs="Times New Roman"/>
          <w:kern w:val="0"/>
          <w:lang w:eastAsia="en-CA"/>
          <w14:ligatures w14:val="none"/>
        </w:rPr>
        <w:t xml:space="preserve">  </w:t>
      </w:r>
      <w:r w:rsidRPr="00A408CE">
        <w:rPr>
          <w:rFonts w:ascii="Times New Roman" w:eastAsia="Times New Roman" w:hAnsi="Times New Roman" w:cs="Times New Roman"/>
          <w:b/>
          <w:bCs/>
          <w:kern w:val="0"/>
          <w:lang w:eastAsia="en-CA"/>
          <w14:ligatures w14:val="none"/>
        </w:rPr>
        <w:t>Details</w:t>
      </w:r>
      <w:r w:rsidRPr="00A408CE">
        <w:rPr>
          <w:rFonts w:ascii="Times New Roman" w:eastAsia="Times New Roman" w:hAnsi="Times New Roman" w:cs="Times New Roman"/>
          <w:kern w:val="0"/>
          <w:lang w:eastAsia="en-CA"/>
          <w14:ligatures w14:val="none"/>
        </w:rPr>
        <w:t xml:space="preserve">: It returns a </w:t>
      </w:r>
      <w:r w:rsidR="00A365B2" w:rsidRPr="00A365B2">
        <w:rPr>
          <w:rFonts w:ascii="Times New Roman" w:eastAsia="Times New Roman" w:hAnsi="Times New Roman" w:cs="Times New Roman"/>
          <w:kern w:val="0"/>
          <w:lang w:eastAsia="en-CA"/>
          <w14:ligatures w14:val="none"/>
        </w:rPr>
        <w:t xml:space="preserve">LinkedList </w:t>
      </w:r>
      <w:r w:rsidRPr="00A408CE">
        <w:rPr>
          <w:rFonts w:ascii="Times New Roman" w:eastAsia="Times New Roman" w:hAnsi="Times New Roman" w:cs="Times New Roman"/>
          <w:kern w:val="0"/>
          <w:lang w:eastAsia="en-CA"/>
          <w14:ligatures w14:val="none"/>
        </w:rPr>
        <w:t>containing the books stored in the library. This allows other parts of the program to access the library's book collection.</w:t>
      </w:r>
    </w:p>
    <w:p w14:paraId="23B90BF7" w14:textId="77777777" w:rsidR="00A408CE" w:rsidRDefault="00A408CE" w:rsidP="00A408CE">
      <w:pPr>
        <w:pStyle w:val="ListParagraph"/>
        <w:rPr>
          <w:rFonts w:ascii="Times New Roman" w:eastAsia="Times New Roman" w:hAnsi="Times New Roman" w:cs="Times New Roman"/>
          <w:kern w:val="0"/>
          <w:lang w:eastAsia="en-CA"/>
          <w14:ligatures w14:val="none"/>
        </w:rPr>
      </w:pPr>
    </w:p>
    <w:p w14:paraId="271BB869" w14:textId="2FD8FDC1" w:rsidR="00A408CE" w:rsidRDefault="002B0FEE" w:rsidP="00941F25">
      <w:pPr>
        <w:pStyle w:val="ListParagraph"/>
        <w:numPr>
          <w:ilvl w:val="0"/>
          <w:numId w:val="5"/>
        </w:numPr>
        <w:rPr>
          <w:rFonts w:ascii="Aptos" w:eastAsia="Aptos" w:hAnsi="Aptos" w:cs="Aptos"/>
        </w:rPr>
      </w:pPr>
      <w:proofErr w:type="spellStart"/>
      <w:r w:rsidRPr="002B0FEE">
        <w:rPr>
          <w:rFonts w:ascii="Aptos" w:eastAsia="Aptos" w:hAnsi="Aptos" w:cs="Aptos"/>
        </w:rPr>
        <w:t>generateReport</w:t>
      </w:r>
      <w:proofErr w:type="spellEnd"/>
      <w:r w:rsidRPr="002B0FEE">
        <w:rPr>
          <w:rFonts w:ascii="Aptos" w:eastAsia="Aptos" w:hAnsi="Aptos" w:cs="Aptos"/>
        </w:rPr>
        <w:t>(</w:t>
      </w:r>
      <w:proofErr w:type="spellStart"/>
      <w:r w:rsidRPr="002B0FEE">
        <w:rPr>
          <w:rFonts w:ascii="Aptos" w:eastAsia="Aptos" w:hAnsi="Aptos" w:cs="Aptos"/>
        </w:rPr>
        <w:t>LibraryClass</w:t>
      </w:r>
      <w:proofErr w:type="spellEnd"/>
      <w:r w:rsidRPr="002B0FEE">
        <w:rPr>
          <w:rFonts w:ascii="Aptos" w:eastAsia="Aptos" w:hAnsi="Aptos" w:cs="Aptos"/>
        </w:rPr>
        <w:t xml:space="preserve">&lt;Book&gt; library, String </w:t>
      </w:r>
      <w:proofErr w:type="spellStart"/>
      <w:r w:rsidRPr="002B0FEE">
        <w:rPr>
          <w:rFonts w:ascii="Aptos" w:eastAsia="Aptos" w:hAnsi="Aptos" w:cs="Aptos"/>
        </w:rPr>
        <w:t>filePath</w:t>
      </w:r>
      <w:proofErr w:type="spellEnd"/>
      <w:r w:rsidRPr="002B0FEE">
        <w:rPr>
          <w:rFonts w:ascii="Aptos" w:eastAsia="Aptos" w:hAnsi="Aptos" w:cs="Aptos"/>
        </w:rPr>
        <w:t>)</w:t>
      </w:r>
      <w:r>
        <w:rPr>
          <w:rFonts w:ascii="Aptos" w:eastAsia="Aptos" w:hAnsi="Aptos" w:cs="Aptos"/>
        </w:rPr>
        <w:t>:</w:t>
      </w:r>
    </w:p>
    <w:p w14:paraId="0C6B56CE" w14:textId="46CC65C6" w:rsidR="00916F46" w:rsidRDefault="00D246F0" w:rsidP="00D246F0">
      <w:pPr>
        <w:pStyle w:val="ListParagraph"/>
        <w:rPr>
          <w:rFonts w:ascii="Aptos" w:eastAsia="Aptos" w:hAnsi="Aptos" w:cs="Aptos"/>
        </w:rPr>
      </w:pPr>
      <w:r w:rsidRPr="00D246F0">
        <w:rPr>
          <w:rFonts w:ascii="Aptos" w:eastAsia="Aptos" w:hAnsi="Aptos" w:cs="Aptos"/>
        </w:rPr>
        <w:t>Facilitates generating and saving a report of the library's books to a specified file path.</w:t>
      </w:r>
    </w:p>
    <w:p w14:paraId="20AB5838" w14:textId="77777777" w:rsidR="00A365B2" w:rsidRPr="00A365B2" w:rsidRDefault="00A365B2" w:rsidP="00A365B2">
      <w:pPr>
        <w:pStyle w:val="ListParagraph"/>
        <w:spacing w:after="0" w:line="240" w:lineRule="auto"/>
        <w:rPr>
          <w:rFonts w:ascii="Times New Roman" w:eastAsia="Times New Roman" w:hAnsi="Times New Roman" w:cs="Times New Roman"/>
          <w:kern w:val="0"/>
          <w:lang w:eastAsia="en-CA"/>
          <w14:ligatures w14:val="none"/>
        </w:rPr>
      </w:pPr>
      <w:r w:rsidRPr="00A365B2">
        <w:rPr>
          <w:rFonts w:ascii="Times New Roman" w:eastAsia="Times New Roman" w:hAnsi="Symbol" w:cs="Times New Roman"/>
          <w:kern w:val="0"/>
          <w:lang w:eastAsia="en-CA"/>
          <w14:ligatures w14:val="none"/>
        </w:rPr>
        <w:t></w:t>
      </w:r>
      <w:r w:rsidRPr="00A365B2">
        <w:rPr>
          <w:rFonts w:ascii="Times New Roman" w:eastAsia="Times New Roman" w:hAnsi="Times New Roman" w:cs="Times New Roman"/>
          <w:kern w:val="0"/>
          <w:lang w:eastAsia="en-CA"/>
          <w14:ligatures w14:val="none"/>
        </w:rPr>
        <w:t xml:space="preserve">  </w:t>
      </w:r>
      <w:r w:rsidRPr="00A365B2">
        <w:rPr>
          <w:rFonts w:ascii="Times New Roman" w:eastAsia="Times New Roman" w:hAnsi="Times New Roman" w:cs="Times New Roman"/>
          <w:b/>
          <w:bCs/>
          <w:kern w:val="0"/>
          <w:lang w:eastAsia="en-CA"/>
          <w14:ligatures w14:val="none"/>
        </w:rPr>
        <w:t>Purpose</w:t>
      </w:r>
      <w:r w:rsidRPr="00A365B2">
        <w:rPr>
          <w:rFonts w:ascii="Times New Roman" w:eastAsia="Times New Roman" w:hAnsi="Times New Roman" w:cs="Times New Roman"/>
          <w:kern w:val="0"/>
          <w:lang w:eastAsia="en-CA"/>
          <w14:ligatures w14:val="none"/>
        </w:rPr>
        <w:t>: This method generates a report of the library's books and saves it to a specified file path.</w:t>
      </w:r>
    </w:p>
    <w:p w14:paraId="33C0B871" w14:textId="0661D041" w:rsidR="002B0FEE" w:rsidRPr="00A408CE" w:rsidRDefault="00A365B2" w:rsidP="00A365B2">
      <w:pPr>
        <w:pStyle w:val="ListParagraph"/>
        <w:rPr>
          <w:rFonts w:ascii="Aptos" w:eastAsia="Aptos" w:hAnsi="Aptos" w:cs="Aptos"/>
        </w:rPr>
      </w:pPr>
      <w:r w:rsidRPr="00A365B2">
        <w:rPr>
          <w:rFonts w:ascii="Times New Roman" w:eastAsia="Times New Roman" w:hAnsi="Symbol" w:cs="Times New Roman"/>
          <w:kern w:val="0"/>
          <w:lang w:eastAsia="en-CA"/>
          <w14:ligatures w14:val="none"/>
        </w:rPr>
        <w:t></w:t>
      </w:r>
      <w:r w:rsidRPr="00A365B2">
        <w:rPr>
          <w:rFonts w:ascii="Times New Roman" w:eastAsia="Times New Roman" w:hAnsi="Times New Roman" w:cs="Times New Roman"/>
          <w:kern w:val="0"/>
          <w:lang w:eastAsia="en-CA"/>
          <w14:ligatures w14:val="none"/>
        </w:rPr>
        <w:t xml:space="preserve">  </w:t>
      </w:r>
      <w:r w:rsidRPr="00A365B2">
        <w:rPr>
          <w:rFonts w:ascii="Times New Roman" w:eastAsia="Times New Roman" w:hAnsi="Times New Roman" w:cs="Times New Roman"/>
          <w:b/>
          <w:bCs/>
          <w:kern w:val="0"/>
          <w:lang w:eastAsia="en-CA"/>
          <w14:ligatures w14:val="none"/>
        </w:rPr>
        <w:t>Details</w:t>
      </w:r>
      <w:r w:rsidRPr="00A365B2">
        <w:rPr>
          <w:rFonts w:ascii="Times New Roman" w:eastAsia="Times New Roman" w:hAnsi="Times New Roman" w:cs="Times New Roman"/>
          <w:kern w:val="0"/>
          <w:lang w:eastAsia="en-CA"/>
          <w14:ligatures w14:val="none"/>
        </w:rPr>
        <w:t xml:space="preserve">: It calls another </w:t>
      </w:r>
      <w:proofErr w:type="spellStart"/>
      <w:r w:rsidRPr="00A365B2">
        <w:rPr>
          <w:rFonts w:ascii="Times New Roman" w:eastAsia="Times New Roman" w:hAnsi="Times New Roman" w:cs="Times New Roman"/>
          <w:kern w:val="0"/>
          <w:lang w:eastAsia="en-CA"/>
          <w14:ligatures w14:val="none"/>
        </w:rPr>
        <w:t>generateReport</w:t>
      </w:r>
      <w:proofErr w:type="spellEnd"/>
      <w:r w:rsidRPr="00A365B2">
        <w:rPr>
          <w:rFonts w:ascii="Times New Roman" w:eastAsia="Times New Roman" w:hAnsi="Times New Roman" w:cs="Times New Roman"/>
          <w:kern w:val="0"/>
          <w:lang w:eastAsia="en-CA"/>
          <w14:ligatures w14:val="none"/>
        </w:rPr>
        <w:t xml:space="preserve"> method from the </w:t>
      </w:r>
      <w:proofErr w:type="spellStart"/>
      <w:r w:rsidRPr="00A365B2">
        <w:rPr>
          <w:rFonts w:ascii="Times New Roman" w:eastAsia="Times New Roman" w:hAnsi="Times New Roman" w:cs="Times New Roman"/>
          <w:kern w:val="0"/>
          <w:lang w:eastAsia="en-CA"/>
          <w14:ligatures w14:val="none"/>
        </w:rPr>
        <w:t>LibraryClass</w:t>
      </w:r>
      <w:proofErr w:type="spellEnd"/>
      <w:r w:rsidRPr="00A365B2">
        <w:rPr>
          <w:rFonts w:ascii="Times New Roman" w:eastAsia="Times New Roman" w:hAnsi="Times New Roman" w:cs="Times New Roman"/>
          <w:kern w:val="0"/>
          <w:lang w:eastAsia="en-CA"/>
          <w14:ligatures w14:val="none"/>
        </w:rPr>
        <w:t xml:space="preserve"> instance, passing the current library instance and the desired file path as parameters. This method simplifies the process of generating a library report, making it easier to create and save reports with a single method call.</w:t>
      </w:r>
    </w:p>
    <w:p w14:paraId="052DA45F" w14:textId="77777777" w:rsidR="007775D1" w:rsidRDefault="007775D1" w:rsidP="0086155D">
      <w:pPr>
        <w:rPr>
          <w:rFonts w:ascii="Aptos" w:eastAsia="Aptos" w:hAnsi="Aptos" w:cs="Aptos"/>
        </w:rPr>
      </w:pPr>
    </w:p>
    <w:p w14:paraId="1253D31A" w14:textId="4E7126BA" w:rsidR="007775D1" w:rsidRDefault="007775D1" w:rsidP="0086155D">
      <w:pPr>
        <w:rPr>
          <w:rFonts w:ascii="Aptos" w:eastAsia="Aptos" w:hAnsi="Aptos" w:cs="Aptos"/>
        </w:rPr>
      </w:pPr>
      <w:r>
        <w:rPr>
          <w:rFonts w:ascii="Aptos" w:eastAsia="Aptos" w:hAnsi="Aptos" w:cs="Aptos"/>
        </w:rPr>
        <w:t>____________</w:t>
      </w:r>
    </w:p>
    <w:p w14:paraId="5F1D0718" w14:textId="6001B91C" w:rsidR="00E646B1" w:rsidRDefault="00E646B1" w:rsidP="00D36C0A">
      <w:pPr>
        <w:rPr>
          <w:rFonts w:ascii="Aptos" w:eastAsia="Aptos" w:hAnsi="Aptos" w:cs="Aptos"/>
        </w:rPr>
      </w:pPr>
      <w:r>
        <w:rPr>
          <w:rFonts w:ascii="Aptos" w:eastAsia="Aptos" w:hAnsi="Aptos" w:cs="Aptos"/>
        </w:rPr>
        <w:t xml:space="preserve">_The method </w:t>
      </w:r>
      <w:r w:rsidR="00FB5006">
        <w:rPr>
          <w:rFonts w:ascii="Aptos" w:eastAsia="Aptos" w:hAnsi="Aptos" w:cs="Aptos"/>
        </w:rPr>
        <w:t xml:space="preserve"> </w:t>
      </w:r>
      <w:proofErr w:type="spellStart"/>
      <w:r w:rsidR="00EC11CA" w:rsidRPr="00B0537A">
        <w:rPr>
          <w:rFonts w:ascii="Aptos" w:eastAsia="Aptos" w:hAnsi="Aptos" w:cs="Aptos"/>
          <w:b/>
          <w:bCs/>
          <w:color w:val="FFC000"/>
        </w:rPr>
        <w:t>setUpLibrary</w:t>
      </w:r>
      <w:proofErr w:type="spellEnd"/>
      <w:r w:rsidR="00B0537A">
        <w:rPr>
          <w:rFonts w:ascii="Aptos" w:eastAsia="Aptos" w:hAnsi="Aptos" w:cs="Aptos"/>
        </w:rPr>
        <w:t xml:space="preserve"> </w:t>
      </w:r>
      <w:r w:rsidR="00B0537A" w:rsidRPr="00B0537A">
        <w:rPr>
          <w:rFonts w:ascii="Aptos" w:eastAsia="Aptos" w:hAnsi="Aptos" w:cs="Aptos"/>
          <w:color w:val="FFC000"/>
        </w:rPr>
        <w:t>(ALL DONE BY HANAN)</w:t>
      </w:r>
      <w:r w:rsidR="00D36C0A" w:rsidRPr="00B0537A">
        <w:rPr>
          <w:rFonts w:ascii="Aptos" w:eastAsia="Aptos" w:hAnsi="Aptos" w:cs="Aptos"/>
          <w:color w:val="FFC000"/>
        </w:rPr>
        <w:t xml:space="preserve"> </w:t>
      </w:r>
      <w:r w:rsidR="00D36C0A" w:rsidRPr="00D36C0A">
        <w:rPr>
          <w:rFonts w:ascii="Aptos" w:eastAsia="Aptos" w:hAnsi="Aptos" w:cs="Aptos"/>
        </w:rPr>
        <w:t xml:space="preserve">is a static method that initializes and sets up a </w:t>
      </w:r>
      <w:proofErr w:type="spellStart"/>
      <w:r w:rsidR="00D36C0A" w:rsidRPr="00D36C0A">
        <w:rPr>
          <w:rFonts w:ascii="Aptos" w:eastAsia="Aptos" w:hAnsi="Aptos" w:cs="Aptos"/>
        </w:rPr>
        <w:t>LibraryClass</w:t>
      </w:r>
      <w:proofErr w:type="spellEnd"/>
      <w:r w:rsidR="00D36C0A" w:rsidRPr="00D36C0A">
        <w:rPr>
          <w:rFonts w:ascii="Aptos" w:eastAsia="Aptos" w:hAnsi="Aptos" w:cs="Aptos"/>
        </w:rPr>
        <w:t xml:space="preserve"> instance with a collection of books.</w:t>
      </w:r>
    </w:p>
    <w:p w14:paraId="5A196A46" w14:textId="575CC623" w:rsidR="00527B21" w:rsidRPr="00527B21" w:rsidRDefault="00527B21" w:rsidP="00527B21">
      <w:pPr>
        <w:rPr>
          <w:rFonts w:ascii="Aptos" w:eastAsia="Aptos" w:hAnsi="Aptos" w:cs="Aptos"/>
        </w:rPr>
      </w:pPr>
      <w:r>
        <w:rPr>
          <w:rFonts w:ascii="Aptos" w:eastAsia="Aptos" w:hAnsi="Aptos" w:cs="Aptos"/>
        </w:rPr>
        <w:t>*</w:t>
      </w:r>
      <w:r w:rsidRPr="00527B21">
        <w:rPr>
          <w:rFonts w:ascii="Aptos" w:eastAsia="Aptos" w:hAnsi="Aptos" w:cs="Aptos"/>
        </w:rPr>
        <w:t xml:space="preserve">  </w:t>
      </w:r>
      <w:r w:rsidRPr="00527B21">
        <w:rPr>
          <w:rFonts w:ascii="Aptos" w:eastAsia="Aptos" w:hAnsi="Aptos" w:cs="Aptos"/>
          <w:b/>
          <w:bCs/>
        </w:rPr>
        <w:t>Initialization</w:t>
      </w:r>
      <w:r w:rsidRPr="00527B21">
        <w:rPr>
          <w:rFonts w:ascii="Aptos" w:eastAsia="Aptos" w:hAnsi="Aptos" w:cs="Aptos"/>
        </w:rPr>
        <w:t>:</w:t>
      </w:r>
    </w:p>
    <w:p w14:paraId="1C0EF73E" w14:textId="77777777" w:rsidR="00527B21" w:rsidRPr="00527B21" w:rsidRDefault="00527B21" w:rsidP="00941F25">
      <w:pPr>
        <w:numPr>
          <w:ilvl w:val="0"/>
          <w:numId w:val="6"/>
        </w:numPr>
        <w:rPr>
          <w:rFonts w:ascii="Aptos" w:eastAsia="Aptos" w:hAnsi="Aptos" w:cs="Aptos"/>
        </w:rPr>
      </w:pPr>
      <w:r w:rsidRPr="00527B21">
        <w:rPr>
          <w:rFonts w:ascii="Aptos" w:eastAsia="Aptos" w:hAnsi="Aptos" w:cs="Aptos"/>
        </w:rPr>
        <w:t xml:space="preserve">A new instance of </w:t>
      </w:r>
      <w:proofErr w:type="spellStart"/>
      <w:r w:rsidRPr="00527B21">
        <w:rPr>
          <w:rFonts w:ascii="Aptos" w:eastAsia="Aptos" w:hAnsi="Aptos" w:cs="Aptos"/>
        </w:rPr>
        <w:t>LibraryClass</w:t>
      </w:r>
      <w:proofErr w:type="spellEnd"/>
      <w:r w:rsidRPr="00527B21">
        <w:rPr>
          <w:rFonts w:ascii="Aptos" w:eastAsia="Aptos" w:hAnsi="Aptos" w:cs="Aptos"/>
        </w:rPr>
        <w:t>&lt;Book&gt; is created and assigned to the variable library.</w:t>
      </w:r>
    </w:p>
    <w:p w14:paraId="052FCA03" w14:textId="71473BE0" w:rsidR="00527B21" w:rsidRPr="00527B21" w:rsidRDefault="00527B21" w:rsidP="00527B21">
      <w:pPr>
        <w:rPr>
          <w:rFonts w:ascii="Aptos" w:eastAsia="Aptos" w:hAnsi="Aptos" w:cs="Aptos"/>
        </w:rPr>
      </w:pPr>
      <w:r>
        <w:rPr>
          <w:rFonts w:ascii="Aptos" w:eastAsia="Aptos" w:hAnsi="Aptos" w:cs="Aptos"/>
        </w:rPr>
        <w:t>*</w:t>
      </w:r>
      <w:r w:rsidRPr="00527B21">
        <w:rPr>
          <w:rFonts w:ascii="Aptos" w:eastAsia="Aptos" w:hAnsi="Aptos" w:cs="Aptos"/>
        </w:rPr>
        <w:t xml:space="preserve">  </w:t>
      </w:r>
      <w:r w:rsidRPr="00527B21">
        <w:rPr>
          <w:rFonts w:ascii="Aptos" w:eastAsia="Aptos" w:hAnsi="Aptos" w:cs="Aptos"/>
          <w:b/>
          <w:bCs/>
        </w:rPr>
        <w:t>Adding Books</w:t>
      </w:r>
      <w:r w:rsidRPr="00527B21">
        <w:rPr>
          <w:rFonts w:ascii="Aptos" w:eastAsia="Aptos" w:hAnsi="Aptos" w:cs="Aptos"/>
        </w:rPr>
        <w:t>:</w:t>
      </w:r>
    </w:p>
    <w:p w14:paraId="15658951" w14:textId="76632BFD" w:rsidR="00527B21" w:rsidRDefault="00527B21" w:rsidP="00941F25">
      <w:pPr>
        <w:numPr>
          <w:ilvl w:val="0"/>
          <w:numId w:val="7"/>
        </w:numPr>
        <w:rPr>
          <w:rFonts w:ascii="Aptos" w:eastAsia="Aptos" w:hAnsi="Aptos" w:cs="Aptos"/>
        </w:rPr>
      </w:pPr>
      <w:r w:rsidRPr="00527B21">
        <w:rPr>
          <w:rFonts w:ascii="Aptos" w:eastAsia="Aptos" w:hAnsi="Aptos" w:cs="Aptos"/>
        </w:rPr>
        <w:t xml:space="preserve">Four books are added to the library's collection using the </w:t>
      </w:r>
      <w:proofErr w:type="spellStart"/>
      <w:r w:rsidRPr="00527B21">
        <w:rPr>
          <w:rFonts w:ascii="Aptos" w:eastAsia="Aptos" w:hAnsi="Aptos" w:cs="Aptos"/>
        </w:rPr>
        <w:t>addBook</w:t>
      </w:r>
      <w:proofErr w:type="spellEnd"/>
      <w:r w:rsidRPr="00527B21">
        <w:rPr>
          <w:rFonts w:ascii="Aptos" w:eastAsia="Aptos" w:hAnsi="Aptos" w:cs="Aptos"/>
        </w:rPr>
        <w:t xml:space="preserve"> method. For each book, the constructor of the Book class is called with specific details such as the title, author, genre, ISBN, price, and image path. </w:t>
      </w:r>
      <w:r w:rsidR="00F0251F">
        <w:rPr>
          <w:rFonts w:ascii="Aptos" w:eastAsia="Aptos" w:hAnsi="Aptos" w:cs="Aptos"/>
        </w:rPr>
        <w:t>(I added 4 boo</w:t>
      </w:r>
      <w:r w:rsidR="00702399">
        <w:rPr>
          <w:rFonts w:ascii="Aptos" w:eastAsia="Aptos" w:hAnsi="Aptos" w:cs="Aptos"/>
        </w:rPr>
        <w:t xml:space="preserve">ks </w:t>
      </w:r>
      <w:r w:rsidR="001578B4">
        <w:rPr>
          <w:rFonts w:ascii="Aptos" w:eastAsia="Aptos" w:hAnsi="Aptos" w:cs="Aptos"/>
        </w:rPr>
        <w:t>:</w:t>
      </w:r>
      <w:r w:rsidR="001578B4" w:rsidRPr="001578B4">
        <w:rPr>
          <w:rFonts w:ascii="Aptos" w:eastAsia="Aptos" w:hAnsi="Aptos" w:cs="Aptos"/>
        </w:rPr>
        <w:t>The Great Gatsby</w:t>
      </w:r>
      <w:r w:rsidR="001B41D6">
        <w:rPr>
          <w:rFonts w:ascii="Aptos" w:eastAsia="Aptos" w:hAnsi="Aptos" w:cs="Aptos"/>
        </w:rPr>
        <w:t xml:space="preserve">, </w:t>
      </w:r>
      <w:r w:rsidR="001B41D6" w:rsidRPr="001B41D6">
        <w:rPr>
          <w:rFonts w:ascii="Aptos" w:eastAsia="Aptos" w:hAnsi="Aptos" w:cs="Aptos"/>
        </w:rPr>
        <w:t>To Kill a Mockingbird</w:t>
      </w:r>
      <w:r w:rsidR="001B41D6">
        <w:rPr>
          <w:rFonts w:ascii="Aptos" w:eastAsia="Aptos" w:hAnsi="Aptos" w:cs="Aptos"/>
        </w:rPr>
        <w:t xml:space="preserve">, </w:t>
      </w:r>
      <w:r w:rsidR="00B16E79" w:rsidRPr="00B16E79">
        <w:rPr>
          <w:rFonts w:ascii="Aptos" w:eastAsia="Aptos" w:hAnsi="Aptos" w:cs="Aptos"/>
        </w:rPr>
        <w:t>Intro to Java</w:t>
      </w:r>
      <w:r w:rsidR="00B16E79">
        <w:rPr>
          <w:rFonts w:ascii="Aptos" w:eastAsia="Aptos" w:hAnsi="Aptos" w:cs="Aptos"/>
        </w:rPr>
        <w:t>,</w:t>
      </w:r>
      <w:r w:rsidR="00AA2F1C">
        <w:rPr>
          <w:rFonts w:ascii="Aptos" w:eastAsia="Aptos" w:hAnsi="Aptos" w:cs="Aptos"/>
        </w:rPr>
        <w:t xml:space="preserve"> and </w:t>
      </w:r>
      <w:r w:rsidR="00B16E79">
        <w:rPr>
          <w:rFonts w:ascii="Aptos" w:eastAsia="Aptos" w:hAnsi="Aptos" w:cs="Aptos"/>
        </w:rPr>
        <w:t xml:space="preserve"> </w:t>
      </w:r>
      <w:r w:rsidR="00AA2F1C">
        <w:rPr>
          <w:rFonts w:ascii="Aptos" w:eastAsia="Aptos" w:hAnsi="Aptos" w:cs="Aptos"/>
        </w:rPr>
        <w:t>1984</w:t>
      </w:r>
      <w:r w:rsidR="00F0251F">
        <w:rPr>
          <w:rFonts w:ascii="Aptos" w:eastAsia="Aptos" w:hAnsi="Aptos" w:cs="Aptos"/>
        </w:rPr>
        <w:t>)</w:t>
      </w:r>
      <w:r w:rsidR="00AA2F1C">
        <w:rPr>
          <w:rFonts w:ascii="Aptos" w:eastAsia="Aptos" w:hAnsi="Aptos" w:cs="Aptos"/>
        </w:rPr>
        <w:t xml:space="preserve">. </w:t>
      </w:r>
    </w:p>
    <w:p w14:paraId="1EBA43F4" w14:textId="443FC5D9" w:rsidR="003725F8" w:rsidRPr="003725F8" w:rsidRDefault="003725F8" w:rsidP="003725F8">
      <w:pPr>
        <w:rPr>
          <w:rFonts w:ascii="Aptos" w:eastAsia="Aptos" w:hAnsi="Aptos" w:cs="Aptos"/>
        </w:rPr>
      </w:pPr>
      <w:r>
        <w:rPr>
          <w:rFonts w:ascii="Aptos" w:eastAsia="Aptos" w:hAnsi="Aptos" w:cs="Aptos"/>
          <w:b/>
          <w:bCs/>
        </w:rPr>
        <w:t>*</w:t>
      </w:r>
      <w:r w:rsidRPr="003725F8">
        <w:rPr>
          <w:rFonts w:ascii="Aptos" w:eastAsia="Aptos" w:hAnsi="Aptos" w:cs="Aptos"/>
          <w:b/>
          <w:bCs/>
        </w:rPr>
        <w:t>Returning the Library Instance</w:t>
      </w:r>
      <w:r w:rsidRPr="003725F8">
        <w:rPr>
          <w:rFonts w:ascii="Aptos" w:eastAsia="Aptos" w:hAnsi="Aptos" w:cs="Aptos"/>
        </w:rPr>
        <w:t>:</w:t>
      </w:r>
    </w:p>
    <w:p w14:paraId="6ACDA0F5" w14:textId="77777777" w:rsidR="003725F8" w:rsidRDefault="003725F8" w:rsidP="00941F25">
      <w:pPr>
        <w:numPr>
          <w:ilvl w:val="0"/>
          <w:numId w:val="8"/>
        </w:numPr>
        <w:rPr>
          <w:rFonts w:ascii="Aptos" w:eastAsia="Aptos" w:hAnsi="Aptos" w:cs="Aptos"/>
        </w:rPr>
      </w:pPr>
      <w:r w:rsidRPr="003725F8">
        <w:rPr>
          <w:rFonts w:ascii="Aptos" w:eastAsia="Aptos" w:hAnsi="Aptos" w:cs="Aptos"/>
        </w:rPr>
        <w:t>After all the books are added, the method returns the library instance, which now contains the initialized collection of books.</w:t>
      </w:r>
    </w:p>
    <w:p w14:paraId="013741DB" w14:textId="25425388" w:rsidR="006E7844" w:rsidRDefault="006E7844" w:rsidP="006E7844">
      <w:pPr>
        <w:rPr>
          <w:rFonts w:ascii="Aptos" w:eastAsia="Aptos" w:hAnsi="Aptos" w:cs="Aptos"/>
        </w:rPr>
      </w:pPr>
      <w:r>
        <w:rPr>
          <w:rFonts w:ascii="Aptos" w:eastAsia="Aptos" w:hAnsi="Aptos" w:cs="Aptos"/>
        </w:rPr>
        <w:t>_______________________</w:t>
      </w:r>
    </w:p>
    <w:p w14:paraId="0F9A9378" w14:textId="32A48D24" w:rsidR="006E7844" w:rsidRDefault="006E7844" w:rsidP="007D4C87">
      <w:pPr>
        <w:rPr>
          <w:rFonts w:ascii="Aptos" w:eastAsia="Aptos" w:hAnsi="Aptos" w:cs="Aptos"/>
        </w:rPr>
      </w:pPr>
      <w:r>
        <w:rPr>
          <w:rFonts w:ascii="Aptos" w:eastAsia="Aptos" w:hAnsi="Aptos" w:cs="Aptos"/>
        </w:rPr>
        <w:t>_</w:t>
      </w:r>
      <w:r w:rsidR="00996C0A">
        <w:rPr>
          <w:rFonts w:ascii="Aptos" w:eastAsia="Aptos" w:hAnsi="Aptos" w:cs="Aptos"/>
        </w:rPr>
        <w:t xml:space="preserve">The method </w:t>
      </w:r>
      <w:proofErr w:type="spellStart"/>
      <w:r w:rsidR="00996C0A" w:rsidRPr="00D86C6C">
        <w:rPr>
          <w:rFonts w:ascii="Aptos" w:eastAsia="Aptos" w:hAnsi="Aptos" w:cs="Aptos"/>
          <w:b/>
          <w:bCs/>
          <w:color w:val="FFC000"/>
        </w:rPr>
        <w:t>IamLibrarian</w:t>
      </w:r>
      <w:proofErr w:type="spellEnd"/>
      <w:r w:rsidR="00996C0A" w:rsidRPr="00D86C6C">
        <w:rPr>
          <w:rFonts w:ascii="Aptos" w:eastAsia="Aptos" w:hAnsi="Aptos" w:cs="Aptos"/>
          <w:color w:val="FFC000"/>
        </w:rPr>
        <w:t xml:space="preserve"> </w:t>
      </w:r>
      <w:r w:rsidR="00093EE3">
        <w:rPr>
          <w:rFonts w:ascii="Aptos" w:eastAsia="Aptos" w:hAnsi="Aptos" w:cs="Aptos"/>
          <w:color w:val="FFC000"/>
        </w:rPr>
        <w:t>(ALL DONE BY HANAN)</w:t>
      </w:r>
      <w:r w:rsidR="00996C0A">
        <w:rPr>
          <w:rFonts w:ascii="Aptos" w:eastAsia="Aptos" w:hAnsi="Aptos" w:cs="Aptos"/>
        </w:rPr>
        <w:t>that will be called in the main method</w:t>
      </w:r>
      <w:r w:rsidR="00FA68F0">
        <w:rPr>
          <w:rFonts w:ascii="Aptos" w:eastAsia="Aptos" w:hAnsi="Aptos" w:cs="Aptos"/>
        </w:rPr>
        <w:t xml:space="preserve"> </w:t>
      </w:r>
      <w:r w:rsidR="00FA68F0" w:rsidRPr="00FA68F0">
        <w:rPr>
          <w:rFonts w:ascii="Aptos" w:eastAsia="Aptos" w:hAnsi="Aptos" w:cs="Aptos"/>
        </w:rPr>
        <w:t>is designed to provide a command-line interface for a librarian to manage a library's collection</w:t>
      </w:r>
      <w:r w:rsidR="00FA68F0">
        <w:rPr>
          <w:rFonts w:ascii="Aptos" w:eastAsia="Aptos" w:hAnsi="Aptos" w:cs="Aptos"/>
        </w:rPr>
        <w:t xml:space="preserve">. </w:t>
      </w:r>
      <w:r w:rsidR="007D4C87">
        <w:rPr>
          <w:rFonts w:ascii="Aptos" w:eastAsia="Aptos" w:hAnsi="Aptos" w:cs="Aptos"/>
        </w:rPr>
        <w:t xml:space="preserve">It </w:t>
      </w:r>
      <w:r w:rsidR="007D4C87" w:rsidRPr="007D4C87">
        <w:rPr>
          <w:rFonts w:ascii="Aptos" w:eastAsia="Aptos" w:hAnsi="Aptos" w:cs="Aptos"/>
        </w:rPr>
        <w:t xml:space="preserve">provides a simple console-based interface for managing the library's collection, including adding and removing books and generating reports. </w:t>
      </w:r>
      <w:r w:rsidR="00FA68F0">
        <w:rPr>
          <w:rFonts w:ascii="Aptos" w:eastAsia="Aptos" w:hAnsi="Aptos" w:cs="Aptos"/>
        </w:rPr>
        <w:t>So,</w:t>
      </w:r>
    </w:p>
    <w:p w14:paraId="2E969006" w14:textId="6AE47CA3" w:rsidR="005C7474" w:rsidRPr="005C7474" w:rsidRDefault="005C7474" w:rsidP="005C7474">
      <w:pPr>
        <w:rPr>
          <w:rFonts w:ascii="Aptos" w:eastAsia="Aptos" w:hAnsi="Aptos" w:cs="Aptos"/>
        </w:rPr>
      </w:pPr>
      <w:r>
        <w:rPr>
          <w:rFonts w:ascii="Aptos" w:eastAsia="Aptos" w:hAnsi="Aptos" w:cs="Aptos"/>
        </w:rPr>
        <w:t>*</w:t>
      </w:r>
      <w:r w:rsidRPr="005C7474">
        <w:rPr>
          <w:rFonts w:ascii="Aptos" w:eastAsia="Aptos" w:hAnsi="Aptos" w:cs="Aptos"/>
        </w:rPr>
        <w:t xml:space="preserve">  </w:t>
      </w:r>
      <w:r w:rsidRPr="005C7474">
        <w:rPr>
          <w:rFonts w:ascii="Aptos" w:eastAsia="Aptos" w:hAnsi="Aptos" w:cs="Aptos"/>
          <w:b/>
          <w:bCs/>
        </w:rPr>
        <w:t>Initialization</w:t>
      </w:r>
      <w:r w:rsidRPr="005C7474">
        <w:rPr>
          <w:rFonts w:ascii="Aptos" w:eastAsia="Aptos" w:hAnsi="Aptos" w:cs="Aptos"/>
        </w:rPr>
        <w:t>:</w:t>
      </w:r>
    </w:p>
    <w:p w14:paraId="612010FE" w14:textId="77777777" w:rsidR="005C7474" w:rsidRPr="005C7474" w:rsidRDefault="005C7474" w:rsidP="00941F25">
      <w:pPr>
        <w:numPr>
          <w:ilvl w:val="0"/>
          <w:numId w:val="9"/>
        </w:numPr>
        <w:rPr>
          <w:rFonts w:ascii="Aptos" w:eastAsia="Aptos" w:hAnsi="Aptos" w:cs="Aptos"/>
        </w:rPr>
      </w:pPr>
      <w:r w:rsidRPr="005C7474">
        <w:rPr>
          <w:rFonts w:ascii="Aptos" w:eastAsia="Aptos" w:hAnsi="Aptos" w:cs="Aptos"/>
        </w:rPr>
        <w:t>A Scanner object is created to read user input.</w:t>
      </w:r>
    </w:p>
    <w:p w14:paraId="2638BFCF" w14:textId="77777777" w:rsidR="005C7474" w:rsidRPr="005C7474" w:rsidRDefault="005C7474" w:rsidP="00941F25">
      <w:pPr>
        <w:numPr>
          <w:ilvl w:val="0"/>
          <w:numId w:val="9"/>
        </w:numPr>
        <w:rPr>
          <w:rFonts w:ascii="Aptos" w:eastAsia="Aptos" w:hAnsi="Aptos" w:cs="Aptos"/>
        </w:rPr>
      </w:pPr>
      <w:r w:rsidRPr="005C7474">
        <w:rPr>
          <w:rFonts w:ascii="Aptos" w:eastAsia="Aptos" w:hAnsi="Aptos" w:cs="Aptos"/>
        </w:rPr>
        <w:t xml:space="preserve">A </w:t>
      </w:r>
      <w:proofErr w:type="spellStart"/>
      <w:r w:rsidRPr="005C7474">
        <w:rPr>
          <w:rFonts w:ascii="Aptos" w:eastAsia="Aptos" w:hAnsi="Aptos" w:cs="Aptos"/>
        </w:rPr>
        <w:t>UserAccountsSystem</w:t>
      </w:r>
      <w:proofErr w:type="spellEnd"/>
      <w:r w:rsidRPr="005C7474">
        <w:rPr>
          <w:rFonts w:ascii="Aptos" w:eastAsia="Aptos" w:hAnsi="Aptos" w:cs="Aptos"/>
        </w:rPr>
        <w:t xml:space="preserve"> object is initialized to manage user accounts (though not utilized in this snippet).</w:t>
      </w:r>
    </w:p>
    <w:p w14:paraId="6A233260" w14:textId="77777777" w:rsidR="005C7474" w:rsidRPr="005C7474" w:rsidRDefault="005C7474" w:rsidP="00941F25">
      <w:pPr>
        <w:numPr>
          <w:ilvl w:val="0"/>
          <w:numId w:val="9"/>
        </w:numPr>
        <w:rPr>
          <w:rFonts w:ascii="Aptos" w:eastAsia="Aptos" w:hAnsi="Aptos" w:cs="Aptos"/>
        </w:rPr>
      </w:pPr>
      <w:r w:rsidRPr="005C7474">
        <w:rPr>
          <w:rFonts w:ascii="Aptos" w:eastAsia="Aptos" w:hAnsi="Aptos" w:cs="Aptos"/>
        </w:rPr>
        <w:t xml:space="preserve">A </w:t>
      </w:r>
      <w:proofErr w:type="spellStart"/>
      <w:r w:rsidRPr="005C7474">
        <w:rPr>
          <w:rFonts w:ascii="Aptos" w:eastAsia="Aptos" w:hAnsi="Aptos" w:cs="Aptos"/>
        </w:rPr>
        <w:t>LibraryReportSystem</w:t>
      </w:r>
      <w:proofErr w:type="spellEnd"/>
      <w:r w:rsidRPr="005C7474">
        <w:rPr>
          <w:rFonts w:ascii="Aptos" w:eastAsia="Aptos" w:hAnsi="Aptos" w:cs="Aptos"/>
        </w:rPr>
        <w:t xml:space="preserve"> object is created with the library parameter to manage report generation.</w:t>
      </w:r>
    </w:p>
    <w:p w14:paraId="63508655" w14:textId="77777777" w:rsidR="005C7474" w:rsidRPr="005C7474" w:rsidRDefault="005C7474" w:rsidP="00941F25">
      <w:pPr>
        <w:numPr>
          <w:ilvl w:val="0"/>
          <w:numId w:val="9"/>
        </w:numPr>
        <w:rPr>
          <w:rFonts w:ascii="Aptos" w:eastAsia="Aptos" w:hAnsi="Aptos" w:cs="Aptos"/>
        </w:rPr>
      </w:pPr>
      <w:r w:rsidRPr="005C7474">
        <w:rPr>
          <w:rFonts w:ascii="Aptos" w:eastAsia="Aptos" w:hAnsi="Aptos" w:cs="Aptos"/>
        </w:rPr>
        <w:t xml:space="preserve">A </w:t>
      </w:r>
      <w:proofErr w:type="spellStart"/>
      <w:r w:rsidRPr="005C7474">
        <w:rPr>
          <w:rFonts w:ascii="Aptos" w:eastAsia="Aptos" w:hAnsi="Aptos" w:cs="Aptos"/>
        </w:rPr>
        <w:t>boolean</w:t>
      </w:r>
      <w:proofErr w:type="spellEnd"/>
      <w:r w:rsidRPr="005C7474">
        <w:rPr>
          <w:rFonts w:ascii="Aptos" w:eastAsia="Aptos" w:hAnsi="Aptos" w:cs="Aptos"/>
        </w:rPr>
        <w:t xml:space="preserve"> variable </w:t>
      </w:r>
      <w:proofErr w:type="spellStart"/>
      <w:r w:rsidRPr="005C7474">
        <w:rPr>
          <w:rFonts w:ascii="Aptos" w:eastAsia="Aptos" w:hAnsi="Aptos" w:cs="Aptos"/>
        </w:rPr>
        <w:t>keepRunning</w:t>
      </w:r>
      <w:proofErr w:type="spellEnd"/>
      <w:r w:rsidRPr="005C7474">
        <w:rPr>
          <w:rFonts w:ascii="Aptos" w:eastAsia="Aptos" w:hAnsi="Aptos" w:cs="Aptos"/>
        </w:rPr>
        <w:t xml:space="preserve"> is set to true to control the loop's execution.</w:t>
      </w:r>
    </w:p>
    <w:p w14:paraId="233E5594" w14:textId="21CFE95B" w:rsidR="005C7474" w:rsidRPr="005C7474" w:rsidRDefault="005C7474" w:rsidP="005C7474">
      <w:pPr>
        <w:rPr>
          <w:rFonts w:ascii="Aptos" w:eastAsia="Aptos" w:hAnsi="Aptos" w:cs="Aptos"/>
        </w:rPr>
      </w:pPr>
      <w:r>
        <w:rPr>
          <w:rFonts w:ascii="Aptos" w:eastAsia="Aptos" w:hAnsi="Aptos" w:cs="Aptos"/>
        </w:rPr>
        <w:t>*</w:t>
      </w:r>
      <w:r w:rsidRPr="005C7474">
        <w:rPr>
          <w:rFonts w:ascii="Aptos" w:eastAsia="Aptos" w:hAnsi="Aptos" w:cs="Aptos"/>
        </w:rPr>
        <w:t xml:space="preserve">  </w:t>
      </w:r>
      <w:r w:rsidRPr="005C7474">
        <w:rPr>
          <w:rFonts w:ascii="Aptos" w:eastAsia="Aptos" w:hAnsi="Aptos" w:cs="Aptos"/>
          <w:b/>
          <w:bCs/>
        </w:rPr>
        <w:t>Main Loop</w:t>
      </w:r>
      <w:r w:rsidRPr="005C7474">
        <w:rPr>
          <w:rFonts w:ascii="Aptos" w:eastAsia="Aptos" w:hAnsi="Aptos" w:cs="Aptos"/>
        </w:rPr>
        <w:t>:</w:t>
      </w:r>
    </w:p>
    <w:p w14:paraId="2965DB6B" w14:textId="77777777" w:rsidR="005C7474" w:rsidRPr="005C7474" w:rsidRDefault="005C7474" w:rsidP="00941F25">
      <w:pPr>
        <w:numPr>
          <w:ilvl w:val="0"/>
          <w:numId w:val="10"/>
        </w:numPr>
        <w:rPr>
          <w:rFonts w:ascii="Aptos" w:eastAsia="Aptos" w:hAnsi="Aptos" w:cs="Aptos"/>
        </w:rPr>
      </w:pPr>
      <w:r w:rsidRPr="005C7474">
        <w:rPr>
          <w:rFonts w:ascii="Aptos" w:eastAsia="Aptos" w:hAnsi="Aptos" w:cs="Aptos"/>
        </w:rPr>
        <w:t xml:space="preserve">The method enters a while loop that continues running until </w:t>
      </w:r>
      <w:proofErr w:type="spellStart"/>
      <w:r w:rsidRPr="005C7474">
        <w:rPr>
          <w:rFonts w:ascii="Aptos" w:eastAsia="Aptos" w:hAnsi="Aptos" w:cs="Aptos"/>
        </w:rPr>
        <w:t>keepRunning</w:t>
      </w:r>
      <w:proofErr w:type="spellEnd"/>
      <w:r w:rsidRPr="005C7474">
        <w:rPr>
          <w:rFonts w:ascii="Aptos" w:eastAsia="Aptos" w:hAnsi="Aptos" w:cs="Aptos"/>
        </w:rPr>
        <w:t xml:space="preserve"> is set to false.</w:t>
      </w:r>
    </w:p>
    <w:p w14:paraId="439F6ABE" w14:textId="3EC2280E" w:rsidR="005C7474" w:rsidRPr="005C7474" w:rsidRDefault="005C7474" w:rsidP="005C7474">
      <w:pPr>
        <w:rPr>
          <w:rFonts w:ascii="Aptos" w:eastAsia="Aptos" w:hAnsi="Aptos" w:cs="Aptos"/>
        </w:rPr>
      </w:pPr>
      <w:r>
        <w:rPr>
          <w:rFonts w:ascii="Aptos" w:eastAsia="Aptos" w:hAnsi="Aptos" w:cs="Aptos"/>
        </w:rPr>
        <w:t>*</w:t>
      </w:r>
      <w:r w:rsidRPr="005C7474">
        <w:rPr>
          <w:rFonts w:ascii="Aptos" w:eastAsia="Aptos" w:hAnsi="Aptos" w:cs="Aptos"/>
        </w:rPr>
        <w:t xml:space="preserve">  </w:t>
      </w:r>
      <w:r w:rsidRPr="005C7474">
        <w:rPr>
          <w:rFonts w:ascii="Aptos" w:eastAsia="Aptos" w:hAnsi="Aptos" w:cs="Aptos"/>
          <w:b/>
          <w:bCs/>
        </w:rPr>
        <w:t>Librarian Menu</w:t>
      </w:r>
      <w:r w:rsidRPr="005C7474">
        <w:rPr>
          <w:rFonts w:ascii="Aptos" w:eastAsia="Aptos" w:hAnsi="Aptos" w:cs="Aptos"/>
        </w:rPr>
        <w:t>:</w:t>
      </w:r>
    </w:p>
    <w:p w14:paraId="55CED0D1" w14:textId="77777777" w:rsidR="005C7474" w:rsidRPr="005C7474" w:rsidRDefault="005C7474" w:rsidP="00941F25">
      <w:pPr>
        <w:numPr>
          <w:ilvl w:val="0"/>
          <w:numId w:val="11"/>
        </w:numPr>
        <w:rPr>
          <w:rFonts w:ascii="Aptos" w:eastAsia="Aptos" w:hAnsi="Aptos" w:cs="Aptos"/>
        </w:rPr>
      </w:pPr>
      <w:r w:rsidRPr="005C7474">
        <w:rPr>
          <w:rFonts w:ascii="Aptos" w:eastAsia="Aptos" w:hAnsi="Aptos" w:cs="Aptos"/>
        </w:rPr>
        <w:t>The menu options for the librarian are displayed, including adding a book, removing a book, generating a report, and logging out.</w:t>
      </w:r>
    </w:p>
    <w:p w14:paraId="7A2DBAF0" w14:textId="1B981DE3" w:rsidR="005C7474" w:rsidRPr="005C7474" w:rsidRDefault="005C7474" w:rsidP="005C7474">
      <w:pPr>
        <w:rPr>
          <w:rFonts w:ascii="Aptos" w:eastAsia="Aptos" w:hAnsi="Aptos" w:cs="Aptos"/>
        </w:rPr>
      </w:pPr>
      <w:r>
        <w:rPr>
          <w:rFonts w:ascii="Aptos" w:eastAsia="Aptos" w:hAnsi="Aptos" w:cs="Aptos"/>
        </w:rPr>
        <w:t>*</w:t>
      </w:r>
      <w:r w:rsidRPr="005C7474">
        <w:rPr>
          <w:rFonts w:ascii="Aptos" w:eastAsia="Aptos" w:hAnsi="Aptos" w:cs="Aptos"/>
        </w:rPr>
        <w:t xml:space="preserve">  </w:t>
      </w:r>
      <w:r w:rsidRPr="005C7474">
        <w:rPr>
          <w:rFonts w:ascii="Aptos" w:eastAsia="Aptos" w:hAnsi="Aptos" w:cs="Aptos"/>
          <w:b/>
          <w:bCs/>
        </w:rPr>
        <w:t>User Input Handling</w:t>
      </w:r>
      <w:r w:rsidRPr="005C7474">
        <w:rPr>
          <w:rFonts w:ascii="Aptos" w:eastAsia="Aptos" w:hAnsi="Aptos" w:cs="Aptos"/>
        </w:rPr>
        <w:t>:</w:t>
      </w:r>
    </w:p>
    <w:p w14:paraId="4769814C" w14:textId="77777777" w:rsidR="005C7474" w:rsidRPr="005C7474" w:rsidRDefault="005C7474" w:rsidP="00941F25">
      <w:pPr>
        <w:numPr>
          <w:ilvl w:val="0"/>
          <w:numId w:val="12"/>
        </w:numPr>
        <w:rPr>
          <w:rFonts w:ascii="Aptos" w:eastAsia="Aptos" w:hAnsi="Aptos" w:cs="Aptos"/>
        </w:rPr>
      </w:pPr>
      <w:r w:rsidRPr="005C7474">
        <w:rPr>
          <w:rFonts w:ascii="Aptos" w:eastAsia="Aptos" w:hAnsi="Aptos" w:cs="Aptos"/>
        </w:rPr>
        <w:t xml:space="preserve">The program checks if the user has entered an integer using </w:t>
      </w:r>
      <w:proofErr w:type="spellStart"/>
      <w:r w:rsidRPr="005C7474">
        <w:rPr>
          <w:rFonts w:ascii="Aptos" w:eastAsia="Aptos" w:hAnsi="Aptos" w:cs="Aptos"/>
        </w:rPr>
        <w:t>scanner.hasNextInt</w:t>
      </w:r>
      <w:proofErr w:type="spellEnd"/>
      <w:r w:rsidRPr="005C7474">
        <w:rPr>
          <w:rFonts w:ascii="Aptos" w:eastAsia="Aptos" w:hAnsi="Aptos" w:cs="Aptos"/>
        </w:rPr>
        <w:t>().</w:t>
      </w:r>
    </w:p>
    <w:p w14:paraId="3592210B" w14:textId="77777777" w:rsidR="005C7474" w:rsidRPr="005C7474" w:rsidRDefault="005C7474" w:rsidP="00941F25">
      <w:pPr>
        <w:numPr>
          <w:ilvl w:val="0"/>
          <w:numId w:val="12"/>
        </w:numPr>
        <w:rPr>
          <w:rFonts w:ascii="Aptos" w:eastAsia="Aptos" w:hAnsi="Aptos" w:cs="Aptos"/>
        </w:rPr>
      </w:pPr>
      <w:r w:rsidRPr="005C7474">
        <w:rPr>
          <w:rFonts w:ascii="Aptos" w:eastAsia="Aptos" w:hAnsi="Aptos" w:cs="Aptos"/>
        </w:rPr>
        <w:t>Depending on the user's choice, the corresponding case in the switch statement is executed:</w:t>
      </w:r>
    </w:p>
    <w:p w14:paraId="420A7412" w14:textId="77777777" w:rsidR="005C7474" w:rsidRPr="005C7474" w:rsidRDefault="005C7474" w:rsidP="00941F25">
      <w:pPr>
        <w:numPr>
          <w:ilvl w:val="1"/>
          <w:numId w:val="12"/>
        </w:numPr>
        <w:rPr>
          <w:rFonts w:ascii="Aptos" w:eastAsia="Aptos" w:hAnsi="Aptos" w:cs="Aptos"/>
        </w:rPr>
      </w:pPr>
      <w:r w:rsidRPr="005C7474">
        <w:rPr>
          <w:rFonts w:ascii="Aptos" w:eastAsia="Aptos" w:hAnsi="Aptos" w:cs="Aptos"/>
          <w:b/>
          <w:bCs/>
        </w:rPr>
        <w:t>Case 1 (Add Book)</w:t>
      </w:r>
      <w:r w:rsidRPr="005C7474">
        <w:rPr>
          <w:rFonts w:ascii="Aptos" w:eastAsia="Aptos" w:hAnsi="Aptos" w:cs="Aptos"/>
        </w:rPr>
        <w:t>:</w:t>
      </w:r>
    </w:p>
    <w:p w14:paraId="26139E8C"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Prompts the librarian to enter the details of the new book, including title, author, genre, ISBN, price, and image path.</w:t>
      </w:r>
    </w:p>
    <w:p w14:paraId="59B629B0"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Validates each input to ensure correctness (e.g., title should not be numeric, ISBN should contain only digits and hyphens).</w:t>
      </w:r>
    </w:p>
    <w:p w14:paraId="3C6A340F"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If the image path exists, a new Book object is created and added to the library.</w:t>
      </w:r>
    </w:p>
    <w:p w14:paraId="515BE53C" w14:textId="77777777" w:rsidR="005C7474" w:rsidRPr="005C7474" w:rsidRDefault="005C7474" w:rsidP="00941F25">
      <w:pPr>
        <w:numPr>
          <w:ilvl w:val="1"/>
          <w:numId w:val="12"/>
        </w:numPr>
        <w:rPr>
          <w:rFonts w:ascii="Aptos" w:eastAsia="Aptos" w:hAnsi="Aptos" w:cs="Aptos"/>
        </w:rPr>
      </w:pPr>
      <w:r w:rsidRPr="005C7474">
        <w:rPr>
          <w:rFonts w:ascii="Aptos" w:eastAsia="Aptos" w:hAnsi="Aptos" w:cs="Aptos"/>
          <w:b/>
          <w:bCs/>
        </w:rPr>
        <w:t>Case 2 (Remove Book)</w:t>
      </w:r>
      <w:r w:rsidRPr="005C7474">
        <w:rPr>
          <w:rFonts w:ascii="Aptos" w:eastAsia="Aptos" w:hAnsi="Aptos" w:cs="Aptos"/>
        </w:rPr>
        <w:t>:</w:t>
      </w:r>
    </w:p>
    <w:p w14:paraId="4D761B11"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Prompts the librarian to enter the title of the book to remove and removes the book from the library.</w:t>
      </w:r>
    </w:p>
    <w:p w14:paraId="46F94713" w14:textId="77777777" w:rsidR="005C7474" w:rsidRPr="005C7474" w:rsidRDefault="005C7474" w:rsidP="00941F25">
      <w:pPr>
        <w:numPr>
          <w:ilvl w:val="1"/>
          <w:numId w:val="12"/>
        </w:numPr>
        <w:rPr>
          <w:rFonts w:ascii="Aptos" w:eastAsia="Aptos" w:hAnsi="Aptos" w:cs="Aptos"/>
        </w:rPr>
      </w:pPr>
      <w:r w:rsidRPr="005C7474">
        <w:rPr>
          <w:rFonts w:ascii="Aptos" w:eastAsia="Aptos" w:hAnsi="Aptos" w:cs="Aptos"/>
          <w:b/>
          <w:bCs/>
        </w:rPr>
        <w:t>Case 3 (Generate Report)</w:t>
      </w:r>
      <w:r w:rsidRPr="005C7474">
        <w:rPr>
          <w:rFonts w:ascii="Aptos" w:eastAsia="Aptos" w:hAnsi="Aptos" w:cs="Aptos"/>
        </w:rPr>
        <w:t>:</w:t>
      </w:r>
    </w:p>
    <w:p w14:paraId="64286CF5"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 xml:space="preserve">Calls the </w:t>
      </w:r>
      <w:proofErr w:type="spellStart"/>
      <w:r w:rsidRPr="005C7474">
        <w:rPr>
          <w:rFonts w:ascii="Aptos" w:eastAsia="Aptos" w:hAnsi="Aptos" w:cs="Aptos"/>
        </w:rPr>
        <w:t>generateReport</w:t>
      </w:r>
      <w:proofErr w:type="spellEnd"/>
      <w:r w:rsidRPr="005C7474">
        <w:rPr>
          <w:rFonts w:ascii="Aptos" w:eastAsia="Aptos" w:hAnsi="Aptos" w:cs="Aptos"/>
        </w:rPr>
        <w:t xml:space="preserve"> method of the </w:t>
      </w:r>
      <w:proofErr w:type="spellStart"/>
      <w:r w:rsidRPr="005C7474">
        <w:rPr>
          <w:rFonts w:ascii="Aptos" w:eastAsia="Aptos" w:hAnsi="Aptos" w:cs="Aptos"/>
        </w:rPr>
        <w:t>reportSystem</w:t>
      </w:r>
      <w:proofErr w:type="spellEnd"/>
      <w:r w:rsidRPr="005C7474">
        <w:rPr>
          <w:rFonts w:ascii="Aptos" w:eastAsia="Aptos" w:hAnsi="Aptos" w:cs="Aptos"/>
        </w:rPr>
        <w:t xml:space="preserve"> object to generate a report of the library's collection.</w:t>
      </w:r>
    </w:p>
    <w:p w14:paraId="7DE8D0A9" w14:textId="77777777" w:rsidR="005C7474" w:rsidRPr="005C7474" w:rsidRDefault="005C7474" w:rsidP="00941F25">
      <w:pPr>
        <w:numPr>
          <w:ilvl w:val="1"/>
          <w:numId w:val="12"/>
        </w:numPr>
        <w:rPr>
          <w:rFonts w:ascii="Aptos" w:eastAsia="Aptos" w:hAnsi="Aptos" w:cs="Aptos"/>
        </w:rPr>
      </w:pPr>
      <w:r w:rsidRPr="005C7474">
        <w:rPr>
          <w:rFonts w:ascii="Aptos" w:eastAsia="Aptos" w:hAnsi="Aptos" w:cs="Aptos"/>
          <w:b/>
          <w:bCs/>
        </w:rPr>
        <w:t>Case 4 (Logout)</w:t>
      </w:r>
      <w:r w:rsidRPr="005C7474">
        <w:rPr>
          <w:rFonts w:ascii="Aptos" w:eastAsia="Aptos" w:hAnsi="Aptos" w:cs="Aptos"/>
        </w:rPr>
        <w:t>:</w:t>
      </w:r>
    </w:p>
    <w:p w14:paraId="6799E58B"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 xml:space="preserve">Sets </w:t>
      </w:r>
      <w:proofErr w:type="spellStart"/>
      <w:r w:rsidRPr="005C7474">
        <w:rPr>
          <w:rFonts w:ascii="Aptos" w:eastAsia="Aptos" w:hAnsi="Aptos" w:cs="Aptos"/>
        </w:rPr>
        <w:t>keepRunning</w:t>
      </w:r>
      <w:proofErr w:type="spellEnd"/>
      <w:r w:rsidRPr="005C7474">
        <w:rPr>
          <w:rFonts w:ascii="Aptos" w:eastAsia="Aptos" w:hAnsi="Aptos" w:cs="Aptos"/>
        </w:rPr>
        <w:t xml:space="preserve"> to false to exit the loop and end the method, effectively logging out the librarian.</w:t>
      </w:r>
    </w:p>
    <w:p w14:paraId="1607F2F8" w14:textId="77777777" w:rsidR="005C7474" w:rsidRPr="005C7474" w:rsidRDefault="005C7474" w:rsidP="00941F25">
      <w:pPr>
        <w:numPr>
          <w:ilvl w:val="1"/>
          <w:numId w:val="12"/>
        </w:numPr>
        <w:rPr>
          <w:rFonts w:ascii="Aptos" w:eastAsia="Aptos" w:hAnsi="Aptos" w:cs="Aptos"/>
        </w:rPr>
      </w:pPr>
      <w:r w:rsidRPr="005C7474">
        <w:rPr>
          <w:rFonts w:ascii="Aptos" w:eastAsia="Aptos" w:hAnsi="Aptos" w:cs="Aptos"/>
          <w:b/>
          <w:bCs/>
        </w:rPr>
        <w:t>Default Case</w:t>
      </w:r>
      <w:r w:rsidRPr="005C7474">
        <w:rPr>
          <w:rFonts w:ascii="Aptos" w:eastAsia="Aptos" w:hAnsi="Aptos" w:cs="Aptos"/>
        </w:rPr>
        <w:t>:</w:t>
      </w:r>
    </w:p>
    <w:p w14:paraId="4A00D608" w14:textId="77777777" w:rsidR="005C7474" w:rsidRPr="005C7474" w:rsidRDefault="005C7474" w:rsidP="00941F25">
      <w:pPr>
        <w:numPr>
          <w:ilvl w:val="2"/>
          <w:numId w:val="12"/>
        </w:numPr>
        <w:rPr>
          <w:rFonts w:ascii="Aptos" w:eastAsia="Aptos" w:hAnsi="Aptos" w:cs="Aptos"/>
        </w:rPr>
      </w:pPr>
      <w:r w:rsidRPr="005C7474">
        <w:rPr>
          <w:rFonts w:ascii="Aptos" w:eastAsia="Aptos" w:hAnsi="Aptos" w:cs="Aptos"/>
        </w:rPr>
        <w:t>Handles invalid menu choices by prompting the user to try again.</w:t>
      </w:r>
    </w:p>
    <w:p w14:paraId="1D1FC4C1" w14:textId="4F68471D" w:rsidR="005C7474" w:rsidRPr="005C7474" w:rsidRDefault="00DD330A" w:rsidP="005C7474">
      <w:pPr>
        <w:rPr>
          <w:rFonts w:ascii="Aptos" w:eastAsia="Aptos" w:hAnsi="Aptos" w:cs="Aptos"/>
        </w:rPr>
      </w:pPr>
      <w:r>
        <w:rPr>
          <w:rFonts w:ascii="Aptos" w:eastAsia="Aptos" w:hAnsi="Aptos" w:cs="Aptos"/>
        </w:rPr>
        <w:t>*</w:t>
      </w:r>
      <w:r w:rsidR="005C7474" w:rsidRPr="005C7474">
        <w:rPr>
          <w:rFonts w:ascii="Aptos" w:eastAsia="Aptos" w:hAnsi="Aptos" w:cs="Aptos"/>
        </w:rPr>
        <w:t xml:space="preserve">  </w:t>
      </w:r>
      <w:r w:rsidR="005C7474" w:rsidRPr="005C7474">
        <w:rPr>
          <w:rFonts w:ascii="Aptos" w:eastAsia="Aptos" w:hAnsi="Aptos" w:cs="Aptos"/>
          <w:b/>
          <w:bCs/>
        </w:rPr>
        <w:t>Error Handling for Non-Integer Input</w:t>
      </w:r>
      <w:r w:rsidR="005C7474" w:rsidRPr="005C7474">
        <w:rPr>
          <w:rFonts w:ascii="Aptos" w:eastAsia="Aptos" w:hAnsi="Aptos" w:cs="Aptos"/>
        </w:rPr>
        <w:t>:</w:t>
      </w:r>
    </w:p>
    <w:p w14:paraId="7DE9145C" w14:textId="75E6B224" w:rsidR="006E7844" w:rsidRPr="003725F8" w:rsidRDefault="005C7474" w:rsidP="00941F25">
      <w:pPr>
        <w:numPr>
          <w:ilvl w:val="0"/>
          <w:numId w:val="13"/>
        </w:numPr>
        <w:rPr>
          <w:rFonts w:ascii="Aptos" w:eastAsia="Aptos" w:hAnsi="Aptos" w:cs="Aptos"/>
        </w:rPr>
      </w:pPr>
      <w:r w:rsidRPr="005C7474">
        <w:rPr>
          <w:rFonts w:ascii="Aptos" w:eastAsia="Aptos" w:hAnsi="Aptos" w:cs="Aptos"/>
        </w:rPr>
        <w:t>If the user input is not an integer, the program prompts the user to try again and consumes the invalid input.</w:t>
      </w:r>
    </w:p>
    <w:p w14:paraId="0209EA3C" w14:textId="62F414AE" w:rsidR="003725F8" w:rsidRPr="00527B21" w:rsidRDefault="006E7844" w:rsidP="003725F8">
      <w:pPr>
        <w:rPr>
          <w:rFonts w:ascii="Aptos" w:eastAsia="Aptos" w:hAnsi="Aptos" w:cs="Aptos"/>
        </w:rPr>
      </w:pPr>
      <w:r>
        <w:rPr>
          <w:rFonts w:ascii="Aptos" w:eastAsia="Aptos" w:hAnsi="Aptos" w:cs="Aptos"/>
        </w:rPr>
        <w:t>_______________________</w:t>
      </w:r>
    </w:p>
    <w:p w14:paraId="1E40B314" w14:textId="61845932" w:rsidR="00D36C0A" w:rsidRDefault="004B5805" w:rsidP="00BE2A99">
      <w:pPr>
        <w:rPr>
          <w:rFonts w:ascii="Aptos" w:eastAsia="Aptos" w:hAnsi="Aptos" w:cs="Aptos"/>
        </w:rPr>
      </w:pPr>
      <w:r>
        <w:rPr>
          <w:rFonts w:ascii="Aptos" w:eastAsia="Aptos" w:hAnsi="Aptos" w:cs="Aptos"/>
        </w:rPr>
        <w:t xml:space="preserve">_The class </w:t>
      </w:r>
      <w:proofErr w:type="spellStart"/>
      <w:r w:rsidR="00F02DD4" w:rsidRPr="00E10DAC">
        <w:rPr>
          <w:rFonts w:ascii="Aptos" w:eastAsia="Aptos" w:hAnsi="Aptos" w:cs="Aptos"/>
          <w:b/>
          <w:bCs/>
          <w:color w:val="FFC000"/>
        </w:rPr>
        <w:t>LibraryReportSystem</w:t>
      </w:r>
      <w:proofErr w:type="spellEnd"/>
      <w:r w:rsidR="00B0537A" w:rsidRPr="00E10DAC">
        <w:rPr>
          <w:rFonts w:ascii="Aptos" w:eastAsia="Aptos" w:hAnsi="Aptos" w:cs="Aptos"/>
          <w:b/>
          <w:bCs/>
          <w:color w:val="FFC000"/>
        </w:rPr>
        <w:t xml:space="preserve"> </w:t>
      </w:r>
      <w:r w:rsidR="00B0537A" w:rsidRPr="0978FD03">
        <w:rPr>
          <w:rFonts w:ascii="Aptos" w:eastAsia="Aptos" w:hAnsi="Aptos" w:cs="Aptos"/>
          <w:b/>
          <w:bCs/>
          <w:color w:val="FF0000"/>
        </w:rPr>
        <w:t>(</w:t>
      </w:r>
      <w:r w:rsidR="00B0537A" w:rsidRPr="00E10DAC">
        <w:rPr>
          <w:rFonts w:ascii="Aptos" w:eastAsia="Aptos" w:hAnsi="Aptos" w:cs="Aptos"/>
          <w:b/>
          <w:bCs/>
          <w:color w:val="FFC000"/>
        </w:rPr>
        <w:t xml:space="preserve">ALL DONE BY </w:t>
      </w:r>
      <w:r w:rsidR="00811FDC" w:rsidRPr="00E10DAC">
        <w:rPr>
          <w:rFonts w:ascii="Aptos" w:eastAsia="Aptos" w:hAnsi="Aptos" w:cs="Aptos"/>
          <w:b/>
          <w:bCs/>
          <w:color w:val="FFC000"/>
        </w:rPr>
        <w:t>ME, HANAN</w:t>
      </w:r>
      <w:r w:rsidR="00B0537A" w:rsidRPr="0978FD03">
        <w:rPr>
          <w:rFonts w:ascii="Aptos" w:eastAsia="Aptos" w:hAnsi="Aptos" w:cs="Aptos"/>
          <w:b/>
          <w:bCs/>
          <w:color w:val="FF0000"/>
        </w:rPr>
        <w:t>)</w:t>
      </w:r>
      <w:r w:rsidR="00F02DD4" w:rsidRPr="00D86C6C">
        <w:rPr>
          <w:rFonts w:ascii="Aptos" w:eastAsia="Aptos" w:hAnsi="Aptos" w:cs="Aptos"/>
          <w:color w:val="FFC000"/>
        </w:rPr>
        <w:t xml:space="preserve"> </w:t>
      </w:r>
      <w:r w:rsidR="00450170" w:rsidRPr="00450170">
        <w:rPr>
          <w:rFonts w:ascii="Aptos" w:eastAsia="Aptos" w:hAnsi="Aptos" w:cs="Aptos"/>
        </w:rPr>
        <w:t xml:space="preserve">is designed to manage the generation of reports for a library's collection of </w:t>
      </w:r>
      <w:r w:rsidR="00180FC3" w:rsidRPr="00450170">
        <w:rPr>
          <w:rFonts w:ascii="Aptos" w:eastAsia="Aptos" w:hAnsi="Aptos" w:cs="Aptos"/>
        </w:rPr>
        <w:t>books,</w:t>
      </w:r>
      <w:r w:rsidR="00BE2A99">
        <w:rPr>
          <w:rFonts w:ascii="Aptos" w:eastAsia="Aptos" w:hAnsi="Aptos" w:cs="Aptos"/>
        </w:rPr>
        <w:t xml:space="preserve"> and it </w:t>
      </w:r>
      <w:r w:rsidR="00BE2A99" w:rsidRPr="00BE2A99">
        <w:rPr>
          <w:rFonts w:ascii="Aptos" w:eastAsia="Aptos" w:hAnsi="Aptos" w:cs="Aptos"/>
        </w:rPr>
        <w:t>centralizes the functionality related to generating reports, offering a simple way for librarians to choose the report format and manage the report generation process.</w:t>
      </w:r>
      <w:r w:rsidR="00180FC3">
        <w:rPr>
          <w:rFonts w:ascii="Aptos" w:eastAsia="Aptos" w:hAnsi="Aptos" w:cs="Aptos"/>
        </w:rPr>
        <w:t xml:space="preserve"> So, </w:t>
      </w:r>
    </w:p>
    <w:p w14:paraId="048E24FE" w14:textId="302DDF60" w:rsidR="008C6C0A" w:rsidRPr="008C6C0A" w:rsidRDefault="008C6C0A" w:rsidP="008C6C0A">
      <w:pPr>
        <w:rPr>
          <w:rFonts w:ascii="Aptos" w:eastAsia="Aptos" w:hAnsi="Aptos" w:cs="Aptos"/>
        </w:rPr>
      </w:pPr>
      <w:r>
        <w:rPr>
          <w:rFonts w:ascii="Aptos" w:eastAsia="Aptos" w:hAnsi="Aptos" w:cs="Aptos"/>
        </w:rPr>
        <w:t>*</w:t>
      </w:r>
      <w:r w:rsidRPr="008C6C0A">
        <w:rPr>
          <w:rFonts w:ascii="Aptos" w:eastAsia="Aptos" w:hAnsi="Aptos" w:cs="Aptos"/>
        </w:rPr>
        <w:t xml:space="preserve">  </w:t>
      </w:r>
      <w:r w:rsidRPr="008C6C0A">
        <w:rPr>
          <w:rFonts w:ascii="Aptos" w:eastAsia="Aptos" w:hAnsi="Aptos" w:cs="Aptos"/>
          <w:b/>
          <w:bCs/>
        </w:rPr>
        <w:t>Attributes</w:t>
      </w:r>
      <w:r w:rsidRPr="008C6C0A">
        <w:rPr>
          <w:rFonts w:ascii="Aptos" w:eastAsia="Aptos" w:hAnsi="Aptos" w:cs="Aptos"/>
        </w:rPr>
        <w:t>:</w:t>
      </w:r>
    </w:p>
    <w:p w14:paraId="5C2DE10A" w14:textId="77777777" w:rsidR="008C6C0A" w:rsidRPr="008C6C0A" w:rsidRDefault="008C6C0A" w:rsidP="00941F25">
      <w:pPr>
        <w:numPr>
          <w:ilvl w:val="0"/>
          <w:numId w:val="14"/>
        </w:numPr>
        <w:rPr>
          <w:rFonts w:ascii="Aptos" w:eastAsia="Aptos" w:hAnsi="Aptos" w:cs="Aptos"/>
        </w:rPr>
      </w:pPr>
      <w:r w:rsidRPr="008C6C0A">
        <w:rPr>
          <w:rFonts w:ascii="Aptos" w:eastAsia="Aptos" w:hAnsi="Aptos" w:cs="Aptos"/>
        </w:rPr>
        <w:t xml:space="preserve">library: A reference to a </w:t>
      </w:r>
      <w:proofErr w:type="spellStart"/>
      <w:r w:rsidRPr="008C6C0A">
        <w:rPr>
          <w:rFonts w:ascii="Aptos" w:eastAsia="Aptos" w:hAnsi="Aptos" w:cs="Aptos"/>
        </w:rPr>
        <w:t>LibraryClass</w:t>
      </w:r>
      <w:proofErr w:type="spellEnd"/>
      <w:r w:rsidRPr="008C6C0A">
        <w:rPr>
          <w:rFonts w:ascii="Aptos" w:eastAsia="Aptos" w:hAnsi="Aptos" w:cs="Aptos"/>
        </w:rPr>
        <w:t xml:space="preserve"> object that holds the collection of books.</w:t>
      </w:r>
    </w:p>
    <w:p w14:paraId="671F2262" w14:textId="77777777" w:rsidR="008C6C0A" w:rsidRPr="008C6C0A" w:rsidRDefault="008C6C0A" w:rsidP="00941F25">
      <w:pPr>
        <w:numPr>
          <w:ilvl w:val="0"/>
          <w:numId w:val="14"/>
        </w:numPr>
        <w:rPr>
          <w:rFonts w:ascii="Aptos" w:eastAsia="Aptos" w:hAnsi="Aptos" w:cs="Aptos"/>
        </w:rPr>
      </w:pPr>
      <w:r w:rsidRPr="008C6C0A">
        <w:rPr>
          <w:rFonts w:ascii="Aptos" w:eastAsia="Aptos" w:hAnsi="Aptos" w:cs="Aptos"/>
        </w:rPr>
        <w:t>scanner: A Scanner object used to capture user input.</w:t>
      </w:r>
    </w:p>
    <w:p w14:paraId="3076FD11" w14:textId="0ED3413A" w:rsidR="008C6C0A" w:rsidRPr="008C6C0A" w:rsidRDefault="008C6C0A" w:rsidP="008C6C0A">
      <w:pPr>
        <w:rPr>
          <w:rFonts w:ascii="Aptos" w:eastAsia="Aptos" w:hAnsi="Aptos" w:cs="Aptos"/>
        </w:rPr>
      </w:pPr>
      <w:r>
        <w:rPr>
          <w:rFonts w:ascii="Aptos" w:eastAsia="Aptos" w:hAnsi="Aptos" w:cs="Aptos"/>
        </w:rPr>
        <w:t>*</w:t>
      </w:r>
      <w:r w:rsidRPr="008C6C0A">
        <w:rPr>
          <w:rFonts w:ascii="Aptos" w:eastAsia="Aptos" w:hAnsi="Aptos" w:cs="Aptos"/>
        </w:rPr>
        <w:t xml:space="preserve">  </w:t>
      </w:r>
      <w:r w:rsidRPr="008C6C0A">
        <w:rPr>
          <w:rFonts w:ascii="Aptos" w:eastAsia="Aptos" w:hAnsi="Aptos" w:cs="Aptos"/>
          <w:b/>
          <w:bCs/>
        </w:rPr>
        <w:t>Constructor</w:t>
      </w:r>
      <w:r w:rsidRPr="008C6C0A">
        <w:rPr>
          <w:rFonts w:ascii="Aptos" w:eastAsia="Aptos" w:hAnsi="Aptos" w:cs="Aptos"/>
        </w:rPr>
        <w:t>:</w:t>
      </w:r>
    </w:p>
    <w:p w14:paraId="5FD74B7E" w14:textId="77777777" w:rsidR="008C6C0A" w:rsidRPr="008C6C0A" w:rsidRDefault="008C6C0A" w:rsidP="00941F25">
      <w:pPr>
        <w:numPr>
          <w:ilvl w:val="0"/>
          <w:numId w:val="15"/>
        </w:numPr>
        <w:rPr>
          <w:rFonts w:ascii="Aptos" w:eastAsia="Aptos" w:hAnsi="Aptos" w:cs="Aptos"/>
        </w:rPr>
      </w:pPr>
      <w:r w:rsidRPr="008C6C0A">
        <w:rPr>
          <w:rFonts w:ascii="Aptos" w:eastAsia="Aptos" w:hAnsi="Aptos" w:cs="Aptos"/>
        </w:rPr>
        <w:t xml:space="preserve">The constructor initializes the library attribute with the given </w:t>
      </w:r>
      <w:proofErr w:type="spellStart"/>
      <w:r w:rsidRPr="008C6C0A">
        <w:rPr>
          <w:rFonts w:ascii="Aptos" w:eastAsia="Aptos" w:hAnsi="Aptos" w:cs="Aptos"/>
        </w:rPr>
        <w:t>LibraryClass</w:t>
      </w:r>
      <w:proofErr w:type="spellEnd"/>
      <w:r w:rsidRPr="008C6C0A">
        <w:rPr>
          <w:rFonts w:ascii="Aptos" w:eastAsia="Aptos" w:hAnsi="Aptos" w:cs="Aptos"/>
        </w:rPr>
        <w:t xml:space="preserve"> object and creates a new Scanner instance for reading user input.</w:t>
      </w:r>
    </w:p>
    <w:p w14:paraId="61780434" w14:textId="3C3D7FA1" w:rsidR="008C6C0A" w:rsidRPr="008C6C0A" w:rsidRDefault="008C6C0A" w:rsidP="008C6C0A">
      <w:pPr>
        <w:rPr>
          <w:rFonts w:ascii="Aptos" w:eastAsia="Aptos" w:hAnsi="Aptos" w:cs="Aptos"/>
        </w:rPr>
      </w:pPr>
      <w:r>
        <w:rPr>
          <w:rFonts w:ascii="Aptos" w:eastAsia="Aptos" w:hAnsi="Aptos" w:cs="Aptos"/>
        </w:rPr>
        <w:t>*</w:t>
      </w:r>
      <w:r w:rsidRPr="008C6C0A">
        <w:rPr>
          <w:rFonts w:ascii="Aptos" w:eastAsia="Aptos" w:hAnsi="Aptos" w:cs="Aptos"/>
        </w:rPr>
        <w:t xml:space="preserve">  </w:t>
      </w:r>
      <w:proofErr w:type="spellStart"/>
      <w:r w:rsidRPr="008C6C0A">
        <w:rPr>
          <w:rFonts w:ascii="Aptos" w:eastAsia="Aptos" w:hAnsi="Aptos" w:cs="Aptos"/>
          <w:b/>
          <w:bCs/>
        </w:rPr>
        <w:t>generateReport</w:t>
      </w:r>
      <w:proofErr w:type="spellEnd"/>
      <w:r w:rsidRPr="008C6C0A">
        <w:rPr>
          <w:rFonts w:ascii="Aptos" w:eastAsia="Aptos" w:hAnsi="Aptos" w:cs="Aptos"/>
          <w:b/>
          <w:bCs/>
        </w:rPr>
        <w:t xml:space="preserve"> Method</w:t>
      </w:r>
      <w:r w:rsidRPr="008C6C0A">
        <w:rPr>
          <w:rFonts w:ascii="Aptos" w:eastAsia="Aptos" w:hAnsi="Aptos" w:cs="Aptos"/>
        </w:rPr>
        <w:t>:</w:t>
      </w:r>
    </w:p>
    <w:p w14:paraId="54461A27" w14:textId="77777777" w:rsidR="008C6C0A" w:rsidRPr="008C6C0A" w:rsidRDefault="008C6C0A" w:rsidP="00941F25">
      <w:pPr>
        <w:numPr>
          <w:ilvl w:val="0"/>
          <w:numId w:val="16"/>
        </w:numPr>
        <w:rPr>
          <w:rFonts w:ascii="Aptos" w:eastAsia="Aptos" w:hAnsi="Aptos" w:cs="Aptos"/>
        </w:rPr>
      </w:pPr>
      <w:r w:rsidRPr="008C6C0A">
        <w:rPr>
          <w:rFonts w:ascii="Aptos" w:eastAsia="Aptos" w:hAnsi="Aptos" w:cs="Aptos"/>
        </w:rPr>
        <w:t>This method prompts the librarian to choose the format for generating the report.</w:t>
      </w:r>
    </w:p>
    <w:p w14:paraId="20662D27" w14:textId="77777777" w:rsidR="008C6C0A" w:rsidRPr="008C6C0A" w:rsidRDefault="008C6C0A" w:rsidP="00941F25">
      <w:pPr>
        <w:numPr>
          <w:ilvl w:val="0"/>
          <w:numId w:val="16"/>
        </w:numPr>
        <w:rPr>
          <w:rFonts w:ascii="Aptos" w:eastAsia="Aptos" w:hAnsi="Aptos" w:cs="Aptos"/>
        </w:rPr>
      </w:pPr>
      <w:r w:rsidRPr="008C6C0A">
        <w:rPr>
          <w:rFonts w:ascii="Aptos" w:eastAsia="Aptos" w:hAnsi="Aptos" w:cs="Aptos"/>
        </w:rPr>
        <w:t>The available options are:</w:t>
      </w:r>
    </w:p>
    <w:p w14:paraId="0ADEE2A0" w14:textId="77777777" w:rsidR="008C6C0A" w:rsidRPr="008C6C0A" w:rsidRDefault="008C6C0A" w:rsidP="00941F25">
      <w:pPr>
        <w:numPr>
          <w:ilvl w:val="1"/>
          <w:numId w:val="16"/>
        </w:numPr>
        <w:rPr>
          <w:rFonts w:ascii="Aptos" w:eastAsia="Aptos" w:hAnsi="Aptos" w:cs="Aptos"/>
        </w:rPr>
      </w:pPr>
      <w:r w:rsidRPr="008C6C0A">
        <w:rPr>
          <w:rFonts w:ascii="Aptos" w:eastAsia="Aptos" w:hAnsi="Aptos" w:cs="Aptos"/>
          <w:b/>
          <w:bCs/>
        </w:rPr>
        <w:t>File</w:t>
      </w:r>
      <w:r w:rsidRPr="008C6C0A">
        <w:rPr>
          <w:rFonts w:ascii="Aptos" w:eastAsia="Aptos" w:hAnsi="Aptos" w:cs="Aptos"/>
        </w:rPr>
        <w:t>: Generates a report with general book information and saves it to a specified file path.</w:t>
      </w:r>
    </w:p>
    <w:p w14:paraId="23A8C31B" w14:textId="77777777" w:rsidR="008C6C0A" w:rsidRPr="008C6C0A" w:rsidRDefault="008C6C0A" w:rsidP="00941F25">
      <w:pPr>
        <w:numPr>
          <w:ilvl w:val="1"/>
          <w:numId w:val="16"/>
        </w:numPr>
        <w:rPr>
          <w:rFonts w:ascii="Aptos" w:eastAsia="Aptos" w:hAnsi="Aptos" w:cs="Aptos"/>
        </w:rPr>
      </w:pPr>
      <w:r w:rsidRPr="008C6C0A">
        <w:rPr>
          <w:rFonts w:ascii="Aptos" w:eastAsia="Aptos" w:hAnsi="Aptos" w:cs="Aptos"/>
          <w:b/>
          <w:bCs/>
        </w:rPr>
        <w:t>GUI</w:t>
      </w:r>
      <w:r w:rsidRPr="008C6C0A">
        <w:rPr>
          <w:rFonts w:ascii="Aptos" w:eastAsia="Aptos" w:hAnsi="Aptos" w:cs="Aptos"/>
        </w:rPr>
        <w:t>: Displays book information in a graphical user interface along with pictures.</w:t>
      </w:r>
    </w:p>
    <w:p w14:paraId="1C51B861" w14:textId="77777777" w:rsidR="008C6C0A" w:rsidRPr="008C6C0A" w:rsidRDefault="008C6C0A" w:rsidP="00941F25">
      <w:pPr>
        <w:numPr>
          <w:ilvl w:val="0"/>
          <w:numId w:val="16"/>
        </w:numPr>
        <w:rPr>
          <w:rFonts w:ascii="Aptos" w:eastAsia="Aptos" w:hAnsi="Aptos" w:cs="Aptos"/>
        </w:rPr>
      </w:pPr>
      <w:r w:rsidRPr="008C6C0A">
        <w:rPr>
          <w:rFonts w:ascii="Aptos" w:eastAsia="Aptos" w:hAnsi="Aptos" w:cs="Aptos"/>
          <w:b/>
          <w:bCs/>
        </w:rPr>
        <w:t>Report Generation Process</w:t>
      </w:r>
      <w:r w:rsidRPr="008C6C0A">
        <w:rPr>
          <w:rFonts w:ascii="Aptos" w:eastAsia="Aptos" w:hAnsi="Aptos" w:cs="Aptos"/>
        </w:rPr>
        <w:t>:</w:t>
      </w:r>
    </w:p>
    <w:p w14:paraId="061B255A" w14:textId="77777777" w:rsidR="008C6C0A" w:rsidRPr="008C6C0A" w:rsidRDefault="008C6C0A" w:rsidP="00941F25">
      <w:pPr>
        <w:numPr>
          <w:ilvl w:val="1"/>
          <w:numId w:val="17"/>
        </w:numPr>
        <w:rPr>
          <w:rFonts w:ascii="Aptos" w:eastAsia="Aptos" w:hAnsi="Aptos" w:cs="Aptos"/>
        </w:rPr>
      </w:pPr>
      <w:r w:rsidRPr="008C6C0A">
        <w:rPr>
          <w:rFonts w:ascii="Aptos" w:eastAsia="Aptos" w:hAnsi="Aptos" w:cs="Aptos"/>
        </w:rPr>
        <w:t>The method asks the user to choose between the two options. It checks if the user input is an integer and, if valid, processes the choice.</w:t>
      </w:r>
    </w:p>
    <w:p w14:paraId="5A74A571" w14:textId="77777777" w:rsidR="008C6C0A" w:rsidRPr="008C6C0A" w:rsidRDefault="008C6C0A" w:rsidP="00941F25">
      <w:pPr>
        <w:numPr>
          <w:ilvl w:val="1"/>
          <w:numId w:val="17"/>
        </w:numPr>
        <w:rPr>
          <w:rFonts w:ascii="Aptos" w:eastAsia="Aptos" w:hAnsi="Aptos" w:cs="Aptos"/>
        </w:rPr>
      </w:pPr>
      <w:r w:rsidRPr="008C6C0A">
        <w:rPr>
          <w:rFonts w:ascii="Aptos" w:eastAsia="Aptos" w:hAnsi="Aptos" w:cs="Aptos"/>
          <w:b/>
          <w:bCs/>
        </w:rPr>
        <w:t>Case 1 (File)</w:t>
      </w:r>
      <w:r w:rsidRPr="008C6C0A">
        <w:rPr>
          <w:rFonts w:ascii="Aptos" w:eastAsia="Aptos" w:hAnsi="Aptos" w:cs="Aptos"/>
        </w:rPr>
        <w:t>:</w:t>
      </w:r>
    </w:p>
    <w:p w14:paraId="47FBBF49" w14:textId="77777777" w:rsidR="008C6C0A" w:rsidRPr="008C6C0A" w:rsidRDefault="008C6C0A" w:rsidP="00941F25">
      <w:pPr>
        <w:numPr>
          <w:ilvl w:val="2"/>
          <w:numId w:val="17"/>
        </w:numPr>
        <w:rPr>
          <w:rFonts w:ascii="Aptos" w:eastAsia="Aptos" w:hAnsi="Aptos" w:cs="Aptos"/>
        </w:rPr>
      </w:pPr>
      <w:r w:rsidRPr="008C6C0A">
        <w:rPr>
          <w:rFonts w:ascii="Aptos" w:eastAsia="Aptos" w:hAnsi="Aptos" w:cs="Aptos"/>
        </w:rPr>
        <w:t>Prompts the user to enter a file path where the report should be saved.</w:t>
      </w:r>
    </w:p>
    <w:p w14:paraId="1FE62831" w14:textId="77777777" w:rsidR="008C6C0A" w:rsidRPr="008C6C0A" w:rsidRDefault="008C6C0A" w:rsidP="00941F25">
      <w:pPr>
        <w:numPr>
          <w:ilvl w:val="2"/>
          <w:numId w:val="17"/>
        </w:numPr>
        <w:rPr>
          <w:rFonts w:ascii="Aptos" w:eastAsia="Aptos" w:hAnsi="Aptos" w:cs="Aptos"/>
        </w:rPr>
      </w:pPr>
      <w:r w:rsidRPr="008C6C0A">
        <w:rPr>
          <w:rFonts w:ascii="Aptos" w:eastAsia="Aptos" w:hAnsi="Aptos" w:cs="Aptos"/>
        </w:rPr>
        <w:t xml:space="preserve">Validates the file path format using the </w:t>
      </w:r>
      <w:proofErr w:type="spellStart"/>
      <w:r w:rsidRPr="008C6C0A">
        <w:rPr>
          <w:rFonts w:ascii="Aptos" w:eastAsia="Aptos" w:hAnsi="Aptos" w:cs="Aptos"/>
        </w:rPr>
        <w:t>FilePathValidator</w:t>
      </w:r>
      <w:proofErr w:type="spellEnd"/>
      <w:r w:rsidRPr="008C6C0A">
        <w:rPr>
          <w:rFonts w:ascii="Aptos" w:eastAsia="Aptos" w:hAnsi="Aptos" w:cs="Aptos"/>
        </w:rPr>
        <w:t xml:space="preserve"> class.</w:t>
      </w:r>
    </w:p>
    <w:p w14:paraId="5BA09D04" w14:textId="77777777" w:rsidR="008C6C0A" w:rsidRPr="008C6C0A" w:rsidRDefault="008C6C0A" w:rsidP="00941F25">
      <w:pPr>
        <w:numPr>
          <w:ilvl w:val="2"/>
          <w:numId w:val="17"/>
        </w:numPr>
        <w:rPr>
          <w:rFonts w:ascii="Aptos" w:eastAsia="Aptos" w:hAnsi="Aptos" w:cs="Aptos"/>
        </w:rPr>
      </w:pPr>
      <w:r w:rsidRPr="008C6C0A">
        <w:rPr>
          <w:rFonts w:ascii="Aptos" w:eastAsia="Aptos" w:hAnsi="Aptos" w:cs="Aptos"/>
        </w:rPr>
        <w:t xml:space="preserve">If the path is valid, it creates a </w:t>
      </w:r>
      <w:proofErr w:type="spellStart"/>
      <w:r w:rsidRPr="008C6C0A">
        <w:rPr>
          <w:rFonts w:ascii="Aptos" w:eastAsia="Aptos" w:hAnsi="Aptos" w:cs="Aptos"/>
        </w:rPr>
        <w:t>FileReportGenerator</w:t>
      </w:r>
      <w:proofErr w:type="spellEnd"/>
      <w:r w:rsidRPr="008C6C0A">
        <w:rPr>
          <w:rFonts w:ascii="Aptos" w:eastAsia="Aptos" w:hAnsi="Aptos" w:cs="Aptos"/>
        </w:rPr>
        <w:t xml:space="preserve"> object and starts a new thread to generate the report in the background.</w:t>
      </w:r>
    </w:p>
    <w:p w14:paraId="3BB48BA7" w14:textId="77777777" w:rsidR="008C6C0A" w:rsidRPr="008C6C0A" w:rsidRDefault="008C6C0A" w:rsidP="00941F25">
      <w:pPr>
        <w:numPr>
          <w:ilvl w:val="2"/>
          <w:numId w:val="17"/>
        </w:numPr>
        <w:rPr>
          <w:rFonts w:ascii="Aptos" w:eastAsia="Aptos" w:hAnsi="Aptos" w:cs="Aptos"/>
        </w:rPr>
      </w:pPr>
      <w:r w:rsidRPr="008C6C0A">
        <w:rPr>
          <w:rFonts w:ascii="Aptos" w:eastAsia="Aptos" w:hAnsi="Aptos" w:cs="Aptos"/>
        </w:rPr>
        <w:t>The method waits for the report generation to complete and informs the user whether the report was successfully generated.</w:t>
      </w:r>
    </w:p>
    <w:p w14:paraId="185E6069" w14:textId="77777777" w:rsidR="008C6C0A" w:rsidRPr="008C6C0A" w:rsidRDefault="008C6C0A" w:rsidP="00941F25">
      <w:pPr>
        <w:numPr>
          <w:ilvl w:val="1"/>
          <w:numId w:val="17"/>
        </w:numPr>
        <w:rPr>
          <w:rFonts w:ascii="Aptos" w:eastAsia="Aptos" w:hAnsi="Aptos" w:cs="Aptos"/>
        </w:rPr>
      </w:pPr>
      <w:r w:rsidRPr="008C6C0A">
        <w:rPr>
          <w:rFonts w:ascii="Aptos" w:eastAsia="Aptos" w:hAnsi="Aptos" w:cs="Aptos"/>
          <w:b/>
          <w:bCs/>
        </w:rPr>
        <w:t>Case 2 (GUI)</w:t>
      </w:r>
      <w:r w:rsidRPr="008C6C0A">
        <w:rPr>
          <w:rFonts w:ascii="Aptos" w:eastAsia="Aptos" w:hAnsi="Aptos" w:cs="Aptos"/>
        </w:rPr>
        <w:t>:</w:t>
      </w:r>
    </w:p>
    <w:p w14:paraId="77A54E58" w14:textId="77777777" w:rsidR="008C6C0A" w:rsidRPr="008C6C0A" w:rsidRDefault="008C6C0A" w:rsidP="00941F25">
      <w:pPr>
        <w:numPr>
          <w:ilvl w:val="2"/>
          <w:numId w:val="17"/>
        </w:numPr>
        <w:rPr>
          <w:rFonts w:ascii="Aptos" w:eastAsia="Aptos" w:hAnsi="Aptos" w:cs="Aptos"/>
        </w:rPr>
      </w:pPr>
      <w:r w:rsidRPr="008C6C0A">
        <w:rPr>
          <w:rFonts w:ascii="Aptos" w:eastAsia="Aptos" w:hAnsi="Aptos" w:cs="Aptos"/>
        </w:rPr>
        <w:t xml:space="preserve">Starts a new thread to generate and display the report using a graphical user interface with the help of a </w:t>
      </w:r>
      <w:proofErr w:type="spellStart"/>
      <w:r w:rsidRPr="008C6C0A">
        <w:rPr>
          <w:rFonts w:ascii="Aptos" w:eastAsia="Aptos" w:hAnsi="Aptos" w:cs="Aptos"/>
        </w:rPr>
        <w:t>GUIReportGenerator</w:t>
      </w:r>
      <w:proofErr w:type="spellEnd"/>
      <w:r w:rsidRPr="008C6C0A">
        <w:rPr>
          <w:rFonts w:ascii="Aptos" w:eastAsia="Aptos" w:hAnsi="Aptos" w:cs="Aptos"/>
        </w:rPr>
        <w:t xml:space="preserve"> object.</w:t>
      </w:r>
    </w:p>
    <w:p w14:paraId="1BBB7AA2" w14:textId="77777777" w:rsidR="008C6C0A" w:rsidRPr="008C6C0A" w:rsidRDefault="008C6C0A" w:rsidP="00941F25">
      <w:pPr>
        <w:numPr>
          <w:ilvl w:val="1"/>
          <w:numId w:val="17"/>
        </w:numPr>
        <w:rPr>
          <w:rFonts w:ascii="Aptos" w:eastAsia="Aptos" w:hAnsi="Aptos" w:cs="Aptos"/>
        </w:rPr>
      </w:pPr>
      <w:r w:rsidRPr="008C6C0A">
        <w:rPr>
          <w:rFonts w:ascii="Aptos" w:eastAsia="Aptos" w:hAnsi="Aptos" w:cs="Aptos"/>
          <w:b/>
          <w:bCs/>
        </w:rPr>
        <w:t>Default Case</w:t>
      </w:r>
      <w:r w:rsidRPr="008C6C0A">
        <w:rPr>
          <w:rFonts w:ascii="Aptos" w:eastAsia="Aptos" w:hAnsi="Aptos" w:cs="Aptos"/>
        </w:rPr>
        <w:t>:</w:t>
      </w:r>
    </w:p>
    <w:p w14:paraId="025C6BA7" w14:textId="77777777" w:rsidR="008C6C0A" w:rsidRPr="008C6C0A" w:rsidRDefault="008C6C0A" w:rsidP="00941F25">
      <w:pPr>
        <w:numPr>
          <w:ilvl w:val="2"/>
          <w:numId w:val="17"/>
        </w:numPr>
        <w:rPr>
          <w:rFonts w:ascii="Aptos" w:eastAsia="Aptos" w:hAnsi="Aptos" w:cs="Aptos"/>
        </w:rPr>
      </w:pPr>
      <w:r w:rsidRPr="008C6C0A">
        <w:rPr>
          <w:rFonts w:ascii="Aptos" w:eastAsia="Aptos" w:hAnsi="Aptos" w:cs="Aptos"/>
        </w:rPr>
        <w:t>Handles invalid choices by prompting the user to enter a valid option.</w:t>
      </w:r>
    </w:p>
    <w:p w14:paraId="2E9A8E21" w14:textId="77777777" w:rsidR="008C6C0A" w:rsidRPr="008C6C0A" w:rsidRDefault="008C6C0A" w:rsidP="00941F25">
      <w:pPr>
        <w:numPr>
          <w:ilvl w:val="0"/>
          <w:numId w:val="16"/>
        </w:numPr>
        <w:rPr>
          <w:rFonts w:ascii="Aptos" w:eastAsia="Aptos" w:hAnsi="Aptos" w:cs="Aptos"/>
        </w:rPr>
      </w:pPr>
      <w:r w:rsidRPr="008C6C0A">
        <w:rPr>
          <w:rFonts w:ascii="Aptos" w:eastAsia="Aptos" w:hAnsi="Aptos" w:cs="Aptos"/>
          <w:b/>
          <w:bCs/>
        </w:rPr>
        <w:t>Error Handling</w:t>
      </w:r>
      <w:r w:rsidRPr="008C6C0A">
        <w:rPr>
          <w:rFonts w:ascii="Aptos" w:eastAsia="Aptos" w:hAnsi="Aptos" w:cs="Aptos"/>
        </w:rPr>
        <w:t>:</w:t>
      </w:r>
    </w:p>
    <w:p w14:paraId="4791DADB" w14:textId="03BB68EC" w:rsidR="006E7844" w:rsidRPr="001B6426" w:rsidRDefault="008C6C0A" w:rsidP="00941F25">
      <w:pPr>
        <w:numPr>
          <w:ilvl w:val="1"/>
          <w:numId w:val="18"/>
        </w:numPr>
        <w:rPr>
          <w:rFonts w:ascii="Aptos" w:eastAsia="Aptos" w:hAnsi="Aptos" w:cs="Aptos"/>
        </w:rPr>
      </w:pPr>
      <w:r w:rsidRPr="008C6C0A">
        <w:rPr>
          <w:rFonts w:ascii="Aptos" w:eastAsia="Aptos" w:hAnsi="Aptos" w:cs="Aptos"/>
        </w:rPr>
        <w:t>If the user input for the report choice is not an integer, the method prompts the user to enter a valid choice (either 1 or 2).</w:t>
      </w:r>
    </w:p>
    <w:p w14:paraId="4A098704" w14:textId="0E425367" w:rsidR="006E7844" w:rsidRDefault="006E7844" w:rsidP="00D36C0A">
      <w:pPr>
        <w:rPr>
          <w:rFonts w:ascii="Aptos" w:eastAsia="Aptos" w:hAnsi="Aptos" w:cs="Aptos"/>
        </w:rPr>
      </w:pPr>
      <w:r>
        <w:rPr>
          <w:rFonts w:ascii="Aptos" w:eastAsia="Aptos" w:hAnsi="Aptos" w:cs="Aptos"/>
        </w:rPr>
        <w:t>__________________</w:t>
      </w:r>
    </w:p>
    <w:p w14:paraId="5201CB9B" w14:textId="24603853" w:rsidR="006E7844" w:rsidRDefault="00666242" w:rsidP="005547F9">
      <w:pPr>
        <w:rPr>
          <w:rFonts w:ascii="Aptos" w:eastAsia="Aptos" w:hAnsi="Aptos" w:cs="Aptos"/>
        </w:rPr>
      </w:pPr>
      <w:r>
        <w:rPr>
          <w:rFonts w:ascii="Aptos" w:eastAsia="Aptos" w:hAnsi="Aptos" w:cs="Aptos"/>
        </w:rPr>
        <w:t xml:space="preserve">_The class </w:t>
      </w:r>
      <w:proofErr w:type="spellStart"/>
      <w:r w:rsidR="000B050F" w:rsidRPr="00E10DAC">
        <w:rPr>
          <w:rFonts w:ascii="Aptos" w:eastAsia="Aptos" w:hAnsi="Aptos" w:cs="Aptos"/>
          <w:b/>
          <w:bCs/>
          <w:color w:val="FFC000"/>
        </w:rPr>
        <w:t>FileReportGenerator</w:t>
      </w:r>
      <w:proofErr w:type="spellEnd"/>
      <w:r w:rsidR="000B050F" w:rsidRPr="00E10DAC">
        <w:rPr>
          <w:rFonts w:ascii="Aptos" w:eastAsia="Aptos" w:hAnsi="Aptos" w:cs="Aptos"/>
          <w:color w:val="FFC000"/>
        </w:rPr>
        <w:t xml:space="preserve"> </w:t>
      </w:r>
      <w:r w:rsidR="008D1232" w:rsidRPr="00E10DAC">
        <w:rPr>
          <w:rFonts w:ascii="Aptos" w:eastAsia="Aptos" w:hAnsi="Aptos" w:cs="Aptos"/>
          <w:color w:val="FFC000"/>
        </w:rPr>
        <w:t>(ALL DONE BY HANAN, ME)</w:t>
      </w:r>
      <w:r w:rsidR="00586A6F" w:rsidRPr="00586A6F">
        <w:rPr>
          <w:rFonts w:ascii="Aptos" w:eastAsia="Aptos" w:hAnsi="Aptos" w:cs="Aptos"/>
        </w:rPr>
        <w:t>is responsible for generating a textual report of the library's book collection and saving it to a specified file</w:t>
      </w:r>
      <w:r w:rsidR="00F322B7">
        <w:rPr>
          <w:rFonts w:ascii="Aptos" w:eastAsia="Aptos" w:hAnsi="Aptos" w:cs="Aptos"/>
        </w:rPr>
        <w:t xml:space="preserve"> (The file must be </w:t>
      </w:r>
      <w:proofErr w:type="gramStart"/>
      <w:r w:rsidR="004A192E">
        <w:rPr>
          <w:rFonts w:ascii="Aptos" w:eastAsia="Aptos" w:hAnsi="Aptos" w:cs="Aptos"/>
        </w:rPr>
        <w:t>create</w:t>
      </w:r>
      <w:proofErr w:type="gramEnd"/>
      <w:r w:rsidR="004A192E">
        <w:rPr>
          <w:rFonts w:ascii="Aptos" w:eastAsia="Aptos" w:hAnsi="Aptos" w:cs="Aptos"/>
        </w:rPr>
        <w:t xml:space="preserve"> by the user </w:t>
      </w:r>
      <w:r w:rsidR="00F322B7">
        <w:rPr>
          <w:rFonts w:ascii="Aptos" w:eastAsia="Aptos" w:hAnsi="Aptos" w:cs="Aptos"/>
        </w:rPr>
        <w:t>)</w:t>
      </w:r>
      <w:r w:rsidR="005547F9">
        <w:rPr>
          <w:rFonts w:ascii="Aptos" w:eastAsia="Aptos" w:hAnsi="Aptos" w:cs="Aptos"/>
        </w:rPr>
        <w:t xml:space="preserve">. It </w:t>
      </w:r>
      <w:r w:rsidR="005547F9" w:rsidRPr="005547F9">
        <w:rPr>
          <w:rFonts w:ascii="Aptos" w:eastAsia="Aptos" w:hAnsi="Aptos" w:cs="Aptos"/>
        </w:rPr>
        <w:t>uses a separate thread to generate the report, allowing the main program to continue running without being blocked by the file-writing operation. This design is useful for handling potentially long-running tasks like file I/O without freezing the user interface or main application flow.</w:t>
      </w:r>
      <w:r w:rsidR="005547F9">
        <w:rPr>
          <w:rFonts w:ascii="Aptos" w:eastAsia="Aptos" w:hAnsi="Aptos" w:cs="Aptos"/>
        </w:rPr>
        <w:t xml:space="preserve"> So, </w:t>
      </w:r>
    </w:p>
    <w:p w14:paraId="4712A9BD" w14:textId="395E23C3" w:rsidR="00575471" w:rsidRPr="00575471" w:rsidRDefault="00575471" w:rsidP="00575471">
      <w:pPr>
        <w:rPr>
          <w:rFonts w:ascii="Aptos" w:eastAsia="Aptos" w:hAnsi="Aptos" w:cs="Aptos"/>
        </w:rPr>
      </w:pPr>
      <w:r>
        <w:rPr>
          <w:rFonts w:ascii="Aptos" w:eastAsia="Aptos" w:hAnsi="Aptos" w:cs="Aptos"/>
        </w:rPr>
        <w:t>*</w:t>
      </w:r>
      <w:r w:rsidRPr="00575471">
        <w:rPr>
          <w:rFonts w:ascii="Aptos" w:eastAsia="Aptos" w:hAnsi="Aptos" w:cs="Aptos"/>
        </w:rPr>
        <w:t xml:space="preserve"> </w:t>
      </w:r>
      <w:r w:rsidRPr="00575471">
        <w:rPr>
          <w:rFonts w:ascii="Aptos" w:eastAsia="Aptos" w:hAnsi="Aptos" w:cs="Aptos"/>
          <w:b/>
          <w:bCs/>
        </w:rPr>
        <w:t>Attributes</w:t>
      </w:r>
      <w:r w:rsidRPr="00575471">
        <w:rPr>
          <w:rFonts w:ascii="Aptos" w:eastAsia="Aptos" w:hAnsi="Aptos" w:cs="Aptos"/>
        </w:rPr>
        <w:t>:</w:t>
      </w:r>
    </w:p>
    <w:p w14:paraId="3206915A" w14:textId="77777777" w:rsidR="00575471" w:rsidRPr="00575471" w:rsidRDefault="00575471" w:rsidP="00941F25">
      <w:pPr>
        <w:numPr>
          <w:ilvl w:val="0"/>
          <w:numId w:val="19"/>
        </w:numPr>
        <w:rPr>
          <w:rFonts w:ascii="Aptos" w:eastAsia="Aptos" w:hAnsi="Aptos" w:cs="Aptos"/>
        </w:rPr>
      </w:pPr>
      <w:r w:rsidRPr="00575471">
        <w:rPr>
          <w:rFonts w:ascii="Aptos" w:eastAsia="Aptos" w:hAnsi="Aptos" w:cs="Aptos"/>
        </w:rPr>
        <w:t xml:space="preserve">library: A reference to a </w:t>
      </w:r>
      <w:proofErr w:type="spellStart"/>
      <w:r w:rsidRPr="00575471">
        <w:rPr>
          <w:rFonts w:ascii="Aptos" w:eastAsia="Aptos" w:hAnsi="Aptos" w:cs="Aptos"/>
        </w:rPr>
        <w:t>LibraryClass</w:t>
      </w:r>
      <w:proofErr w:type="spellEnd"/>
      <w:r w:rsidRPr="00575471">
        <w:rPr>
          <w:rFonts w:ascii="Aptos" w:eastAsia="Aptos" w:hAnsi="Aptos" w:cs="Aptos"/>
        </w:rPr>
        <w:t xml:space="preserve"> object containing the collection of books.</w:t>
      </w:r>
    </w:p>
    <w:p w14:paraId="4102ED6E" w14:textId="77777777" w:rsidR="00575471" w:rsidRPr="00575471" w:rsidRDefault="00575471" w:rsidP="00941F25">
      <w:pPr>
        <w:numPr>
          <w:ilvl w:val="0"/>
          <w:numId w:val="19"/>
        </w:numPr>
        <w:rPr>
          <w:rFonts w:ascii="Aptos" w:eastAsia="Aptos" w:hAnsi="Aptos" w:cs="Aptos"/>
        </w:rPr>
      </w:pPr>
      <w:proofErr w:type="spellStart"/>
      <w:r w:rsidRPr="00575471">
        <w:rPr>
          <w:rFonts w:ascii="Aptos" w:eastAsia="Aptos" w:hAnsi="Aptos" w:cs="Aptos"/>
        </w:rPr>
        <w:t>filePath</w:t>
      </w:r>
      <w:proofErr w:type="spellEnd"/>
      <w:r w:rsidRPr="00575471">
        <w:rPr>
          <w:rFonts w:ascii="Aptos" w:eastAsia="Aptos" w:hAnsi="Aptos" w:cs="Aptos"/>
        </w:rPr>
        <w:t>: A string specifying the path where the report should be saved.</w:t>
      </w:r>
    </w:p>
    <w:p w14:paraId="285B7698" w14:textId="77777777" w:rsidR="00575471" w:rsidRPr="00575471" w:rsidRDefault="00575471" w:rsidP="00941F25">
      <w:pPr>
        <w:numPr>
          <w:ilvl w:val="0"/>
          <w:numId w:val="19"/>
        </w:numPr>
        <w:rPr>
          <w:rFonts w:ascii="Aptos" w:eastAsia="Aptos" w:hAnsi="Aptos" w:cs="Aptos"/>
        </w:rPr>
      </w:pPr>
      <w:proofErr w:type="spellStart"/>
      <w:r w:rsidRPr="00575471">
        <w:rPr>
          <w:rFonts w:ascii="Aptos" w:eastAsia="Aptos" w:hAnsi="Aptos" w:cs="Aptos"/>
        </w:rPr>
        <w:t>reportGenerated</w:t>
      </w:r>
      <w:proofErr w:type="spellEnd"/>
      <w:r w:rsidRPr="00575471">
        <w:rPr>
          <w:rFonts w:ascii="Aptos" w:eastAsia="Aptos" w:hAnsi="Aptos" w:cs="Aptos"/>
        </w:rPr>
        <w:t xml:space="preserve">: A </w:t>
      </w:r>
      <w:proofErr w:type="spellStart"/>
      <w:r w:rsidRPr="00575471">
        <w:rPr>
          <w:rFonts w:ascii="Aptos" w:eastAsia="Aptos" w:hAnsi="Aptos" w:cs="Aptos"/>
        </w:rPr>
        <w:t>boolean</w:t>
      </w:r>
      <w:proofErr w:type="spellEnd"/>
      <w:r w:rsidRPr="00575471">
        <w:rPr>
          <w:rFonts w:ascii="Aptos" w:eastAsia="Aptos" w:hAnsi="Aptos" w:cs="Aptos"/>
        </w:rPr>
        <w:t xml:space="preserve"> flag indicating whether the report has been successfully generated.</w:t>
      </w:r>
    </w:p>
    <w:p w14:paraId="57E172B2" w14:textId="5E3B1CA2" w:rsidR="00575471" w:rsidRPr="00575471" w:rsidRDefault="00575471" w:rsidP="00575471">
      <w:pPr>
        <w:rPr>
          <w:rFonts w:ascii="Aptos" w:eastAsia="Aptos" w:hAnsi="Aptos" w:cs="Aptos"/>
        </w:rPr>
      </w:pPr>
      <w:r>
        <w:rPr>
          <w:rFonts w:ascii="Aptos" w:eastAsia="Aptos" w:hAnsi="Aptos" w:cs="Aptos"/>
        </w:rPr>
        <w:t>*</w:t>
      </w:r>
      <w:r w:rsidRPr="00575471">
        <w:rPr>
          <w:rFonts w:ascii="Aptos" w:eastAsia="Aptos" w:hAnsi="Aptos" w:cs="Aptos"/>
        </w:rPr>
        <w:t xml:space="preserve">  </w:t>
      </w:r>
      <w:r w:rsidRPr="00575471">
        <w:rPr>
          <w:rFonts w:ascii="Aptos" w:eastAsia="Aptos" w:hAnsi="Aptos" w:cs="Aptos"/>
          <w:b/>
          <w:bCs/>
        </w:rPr>
        <w:t>Constructor</w:t>
      </w:r>
      <w:r w:rsidRPr="00575471">
        <w:rPr>
          <w:rFonts w:ascii="Aptos" w:eastAsia="Aptos" w:hAnsi="Aptos" w:cs="Aptos"/>
        </w:rPr>
        <w:t>:</w:t>
      </w:r>
    </w:p>
    <w:p w14:paraId="7EF9E975" w14:textId="77777777" w:rsidR="00575471" w:rsidRPr="00575471" w:rsidRDefault="00575471" w:rsidP="00941F25">
      <w:pPr>
        <w:numPr>
          <w:ilvl w:val="0"/>
          <w:numId w:val="20"/>
        </w:numPr>
        <w:rPr>
          <w:rFonts w:ascii="Aptos" w:eastAsia="Aptos" w:hAnsi="Aptos" w:cs="Aptos"/>
        </w:rPr>
      </w:pPr>
      <w:r w:rsidRPr="00575471">
        <w:rPr>
          <w:rFonts w:ascii="Aptos" w:eastAsia="Aptos" w:hAnsi="Aptos" w:cs="Aptos"/>
        </w:rPr>
        <w:t xml:space="preserve">The constructor initializes the library and </w:t>
      </w:r>
      <w:proofErr w:type="spellStart"/>
      <w:r w:rsidRPr="00575471">
        <w:rPr>
          <w:rFonts w:ascii="Aptos" w:eastAsia="Aptos" w:hAnsi="Aptos" w:cs="Aptos"/>
        </w:rPr>
        <w:t>filePath</w:t>
      </w:r>
      <w:proofErr w:type="spellEnd"/>
      <w:r w:rsidRPr="00575471">
        <w:rPr>
          <w:rFonts w:ascii="Aptos" w:eastAsia="Aptos" w:hAnsi="Aptos" w:cs="Aptos"/>
        </w:rPr>
        <w:t xml:space="preserve"> attributes with the provided values. It sets </w:t>
      </w:r>
      <w:proofErr w:type="spellStart"/>
      <w:r w:rsidRPr="00575471">
        <w:rPr>
          <w:rFonts w:ascii="Aptos" w:eastAsia="Aptos" w:hAnsi="Aptos" w:cs="Aptos"/>
        </w:rPr>
        <w:t>reportGenerated</w:t>
      </w:r>
      <w:proofErr w:type="spellEnd"/>
      <w:r w:rsidRPr="00575471">
        <w:rPr>
          <w:rFonts w:ascii="Aptos" w:eastAsia="Aptos" w:hAnsi="Aptos" w:cs="Aptos"/>
        </w:rPr>
        <w:t xml:space="preserve"> to false initially.</w:t>
      </w:r>
    </w:p>
    <w:p w14:paraId="547E22B1" w14:textId="01BA8E79" w:rsidR="00575471" w:rsidRPr="00575471" w:rsidRDefault="00575471" w:rsidP="00575471">
      <w:pPr>
        <w:rPr>
          <w:rFonts w:ascii="Aptos" w:eastAsia="Aptos" w:hAnsi="Aptos" w:cs="Aptos"/>
        </w:rPr>
      </w:pPr>
      <w:r>
        <w:rPr>
          <w:rFonts w:ascii="Aptos" w:eastAsia="Aptos" w:hAnsi="Aptos" w:cs="Aptos"/>
        </w:rPr>
        <w:t>*</w:t>
      </w:r>
      <w:r w:rsidRPr="00575471">
        <w:rPr>
          <w:rFonts w:ascii="Aptos" w:eastAsia="Aptos" w:hAnsi="Aptos" w:cs="Aptos"/>
        </w:rPr>
        <w:t xml:space="preserve">  </w:t>
      </w:r>
      <w:proofErr w:type="gramStart"/>
      <w:r w:rsidRPr="00575471">
        <w:rPr>
          <w:rFonts w:ascii="Aptos" w:eastAsia="Aptos" w:hAnsi="Aptos" w:cs="Aptos"/>
          <w:b/>
          <w:bCs/>
        </w:rPr>
        <w:t>run</w:t>
      </w:r>
      <w:proofErr w:type="gramEnd"/>
      <w:r w:rsidRPr="00575471">
        <w:rPr>
          <w:rFonts w:ascii="Aptos" w:eastAsia="Aptos" w:hAnsi="Aptos" w:cs="Aptos"/>
          <w:b/>
          <w:bCs/>
        </w:rPr>
        <w:t xml:space="preserve"> Method</w:t>
      </w:r>
      <w:r w:rsidRPr="00575471">
        <w:rPr>
          <w:rFonts w:ascii="Aptos" w:eastAsia="Aptos" w:hAnsi="Aptos" w:cs="Aptos"/>
        </w:rPr>
        <w:t>:</w:t>
      </w:r>
    </w:p>
    <w:p w14:paraId="0605BD71" w14:textId="77777777" w:rsidR="00575471" w:rsidRPr="00575471" w:rsidRDefault="00575471" w:rsidP="00941F25">
      <w:pPr>
        <w:numPr>
          <w:ilvl w:val="0"/>
          <w:numId w:val="21"/>
        </w:numPr>
        <w:rPr>
          <w:rFonts w:ascii="Aptos" w:eastAsia="Aptos" w:hAnsi="Aptos" w:cs="Aptos"/>
        </w:rPr>
      </w:pPr>
      <w:r w:rsidRPr="00575471">
        <w:rPr>
          <w:rFonts w:ascii="Aptos" w:eastAsia="Aptos" w:hAnsi="Aptos" w:cs="Aptos"/>
        </w:rPr>
        <w:t xml:space="preserve">This method is executed when the </w:t>
      </w:r>
      <w:proofErr w:type="spellStart"/>
      <w:r w:rsidRPr="00575471">
        <w:rPr>
          <w:rFonts w:ascii="Aptos" w:eastAsia="Aptos" w:hAnsi="Aptos" w:cs="Aptos"/>
        </w:rPr>
        <w:t>FileReportGenerator</w:t>
      </w:r>
      <w:proofErr w:type="spellEnd"/>
      <w:r w:rsidRPr="00575471">
        <w:rPr>
          <w:rFonts w:ascii="Aptos" w:eastAsia="Aptos" w:hAnsi="Aptos" w:cs="Aptos"/>
        </w:rPr>
        <w:t xml:space="preserve"> is run as a thread. It handles the process of writing the report to the specified file.</w:t>
      </w:r>
    </w:p>
    <w:p w14:paraId="25414310" w14:textId="77777777" w:rsidR="00575471" w:rsidRPr="00575471" w:rsidRDefault="00575471" w:rsidP="00941F25">
      <w:pPr>
        <w:numPr>
          <w:ilvl w:val="0"/>
          <w:numId w:val="21"/>
        </w:numPr>
        <w:rPr>
          <w:rFonts w:ascii="Aptos" w:eastAsia="Aptos" w:hAnsi="Aptos" w:cs="Aptos"/>
        </w:rPr>
      </w:pPr>
      <w:r w:rsidRPr="00575471">
        <w:rPr>
          <w:rFonts w:ascii="Aptos" w:eastAsia="Aptos" w:hAnsi="Aptos" w:cs="Aptos"/>
          <w:b/>
          <w:bCs/>
        </w:rPr>
        <w:t>File Path Validation</w:t>
      </w:r>
      <w:r w:rsidRPr="00575471">
        <w:rPr>
          <w:rFonts w:ascii="Aptos" w:eastAsia="Aptos" w:hAnsi="Aptos" w:cs="Aptos"/>
        </w:rPr>
        <w:t>:</w:t>
      </w:r>
    </w:p>
    <w:p w14:paraId="53B67A54" w14:textId="77777777" w:rsidR="00575471" w:rsidRPr="00575471" w:rsidRDefault="00575471" w:rsidP="00941F25">
      <w:pPr>
        <w:numPr>
          <w:ilvl w:val="1"/>
          <w:numId w:val="21"/>
        </w:numPr>
        <w:rPr>
          <w:rFonts w:ascii="Aptos" w:eastAsia="Aptos" w:hAnsi="Aptos" w:cs="Aptos"/>
        </w:rPr>
      </w:pPr>
      <w:r w:rsidRPr="00575471">
        <w:rPr>
          <w:rFonts w:ascii="Aptos" w:eastAsia="Aptos" w:hAnsi="Aptos" w:cs="Aptos"/>
        </w:rPr>
        <w:t xml:space="preserve">It first checks if the provided </w:t>
      </w:r>
      <w:proofErr w:type="spellStart"/>
      <w:r w:rsidRPr="00575471">
        <w:rPr>
          <w:rFonts w:ascii="Aptos" w:eastAsia="Aptos" w:hAnsi="Aptos" w:cs="Aptos"/>
        </w:rPr>
        <w:t>filePath</w:t>
      </w:r>
      <w:proofErr w:type="spellEnd"/>
      <w:r w:rsidRPr="00575471">
        <w:rPr>
          <w:rFonts w:ascii="Aptos" w:eastAsia="Aptos" w:hAnsi="Aptos" w:cs="Aptos"/>
        </w:rPr>
        <w:t xml:space="preserve"> is valid using the </w:t>
      </w:r>
      <w:proofErr w:type="spellStart"/>
      <w:r w:rsidRPr="00575471">
        <w:rPr>
          <w:rFonts w:ascii="Aptos" w:eastAsia="Aptos" w:hAnsi="Aptos" w:cs="Aptos"/>
        </w:rPr>
        <w:t>FilePathValidator</w:t>
      </w:r>
      <w:proofErr w:type="spellEnd"/>
      <w:r w:rsidRPr="00575471">
        <w:rPr>
          <w:rFonts w:ascii="Aptos" w:eastAsia="Aptos" w:hAnsi="Aptos" w:cs="Aptos"/>
        </w:rPr>
        <w:t xml:space="preserve"> class. If not, it prints an error message and exits.</w:t>
      </w:r>
    </w:p>
    <w:p w14:paraId="1A7FC73A" w14:textId="77777777" w:rsidR="00575471" w:rsidRPr="00575471" w:rsidRDefault="00575471" w:rsidP="00941F25">
      <w:pPr>
        <w:numPr>
          <w:ilvl w:val="0"/>
          <w:numId w:val="21"/>
        </w:numPr>
        <w:rPr>
          <w:rFonts w:ascii="Aptos" w:eastAsia="Aptos" w:hAnsi="Aptos" w:cs="Aptos"/>
        </w:rPr>
      </w:pPr>
      <w:r w:rsidRPr="00575471">
        <w:rPr>
          <w:rFonts w:ascii="Aptos" w:eastAsia="Aptos" w:hAnsi="Aptos" w:cs="Aptos"/>
          <w:b/>
          <w:bCs/>
        </w:rPr>
        <w:t>Report Writing</w:t>
      </w:r>
      <w:r w:rsidRPr="00575471">
        <w:rPr>
          <w:rFonts w:ascii="Aptos" w:eastAsia="Aptos" w:hAnsi="Aptos" w:cs="Aptos"/>
        </w:rPr>
        <w:t>:</w:t>
      </w:r>
    </w:p>
    <w:p w14:paraId="330AC653" w14:textId="77777777" w:rsidR="00575471" w:rsidRPr="00575471" w:rsidRDefault="00575471" w:rsidP="00941F25">
      <w:pPr>
        <w:numPr>
          <w:ilvl w:val="1"/>
          <w:numId w:val="21"/>
        </w:numPr>
        <w:rPr>
          <w:rFonts w:ascii="Aptos" w:eastAsia="Aptos" w:hAnsi="Aptos" w:cs="Aptos"/>
        </w:rPr>
      </w:pPr>
      <w:r w:rsidRPr="00575471">
        <w:rPr>
          <w:rFonts w:ascii="Aptos" w:eastAsia="Aptos" w:hAnsi="Aptos" w:cs="Aptos"/>
        </w:rPr>
        <w:t xml:space="preserve">It attempts to create a </w:t>
      </w:r>
      <w:proofErr w:type="spellStart"/>
      <w:r w:rsidRPr="00575471">
        <w:rPr>
          <w:rFonts w:ascii="Aptos" w:eastAsia="Aptos" w:hAnsi="Aptos" w:cs="Aptos"/>
        </w:rPr>
        <w:t>BufferedWriter</w:t>
      </w:r>
      <w:proofErr w:type="spellEnd"/>
      <w:r w:rsidRPr="00575471">
        <w:rPr>
          <w:rFonts w:ascii="Aptos" w:eastAsia="Aptos" w:hAnsi="Aptos" w:cs="Aptos"/>
        </w:rPr>
        <w:t xml:space="preserve"> to write the report to the specified file.</w:t>
      </w:r>
    </w:p>
    <w:p w14:paraId="3F673837" w14:textId="77777777" w:rsidR="00575471" w:rsidRPr="00575471" w:rsidRDefault="00575471" w:rsidP="00941F25">
      <w:pPr>
        <w:numPr>
          <w:ilvl w:val="1"/>
          <w:numId w:val="21"/>
        </w:numPr>
        <w:rPr>
          <w:rFonts w:ascii="Aptos" w:eastAsia="Aptos" w:hAnsi="Aptos" w:cs="Aptos"/>
        </w:rPr>
      </w:pPr>
      <w:r w:rsidRPr="00575471">
        <w:rPr>
          <w:rFonts w:ascii="Aptos" w:eastAsia="Aptos" w:hAnsi="Aptos" w:cs="Aptos"/>
        </w:rPr>
        <w:t>The report begins with a header ("Library Report") and a separator line.</w:t>
      </w:r>
    </w:p>
    <w:p w14:paraId="75E47C8E" w14:textId="77777777" w:rsidR="00575471" w:rsidRPr="00575471" w:rsidRDefault="00575471" w:rsidP="00941F25">
      <w:pPr>
        <w:numPr>
          <w:ilvl w:val="1"/>
          <w:numId w:val="21"/>
        </w:numPr>
        <w:rPr>
          <w:rFonts w:ascii="Aptos" w:eastAsia="Aptos" w:hAnsi="Aptos" w:cs="Aptos"/>
        </w:rPr>
      </w:pPr>
      <w:r w:rsidRPr="00575471">
        <w:rPr>
          <w:rFonts w:ascii="Aptos" w:eastAsia="Aptos" w:hAnsi="Aptos" w:cs="Aptos"/>
        </w:rPr>
        <w:t>It then iterates through the list of books in the library, writing each book's details to the file.</w:t>
      </w:r>
    </w:p>
    <w:p w14:paraId="598B46F9" w14:textId="77777777" w:rsidR="00575471" w:rsidRPr="00575471" w:rsidRDefault="00575471" w:rsidP="00941F25">
      <w:pPr>
        <w:numPr>
          <w:ilvl w:val="1"/>
          <w:numId w:val="21"/>
        </w:numPr>
        <w:rPr>
          <w:rFonts w:ascii="Aptos" w:eastAsia="Aptos" w:hAnsi="Aptos" w:cs="Aptos"/>
        </w:rPr>
      </w:pPr>
      <w:r w:rsidRPr="00575471">
        <w:rPr>
          <w:rFonts w:ascii="Aptos" w:eastAsia="Aptos" w:hAnsi="Aptos" w:cs="Aptos"/>
        </w:rPr>
        <w:t xml:space="preserve">If the report is successfully written, the </w:t>
      </w:r>
      <w:proofErr w:type="spellStart"/>
      <w:r w:rsidRPr="00575471">
        <w:rPr>
          <w:rFonts w:ascii="Aptos" w:eastAsia="Aptos" w:hAnsi="Aptos" w:cs="Aptos"/>
        </w:rPr>
        <w:t>reportGenerated</w:t>
      </w:r>
      <w:proofErr w:type="spellEnd"/>
      <w:r w:rsidRPr="00575471">
        <w:rPr>
          <w:rFonts w:ascii="Aptos" w:eastAsia="Aptos" w:hAnsi="Aptos" w:cs="Aptos"/>
        </w:rPr>
        <w:t xml:space="preserve"> flag is set to true.</w:t>
      </w:r>
    </w:p>
    <w:p w14:paraId="4F2EB42B" w14:textId="77777777" w:rsidR="00575471" w:rsidRPr="00575471" w:rsidRDefault="00575471" w:rsidP="00941F25">
      <w:pPr>
        <w:numPr>
          <w:ilvl w:val="0"/>
          <w:numId w:val="21"/>
        </w:numPr>
        <w:rPr>
          <w:rFonts w:ascii="Aptos" w:eastAsia="Aptos" w:hAnsi="Aptos" w:cs="Aptos"/>
        </w:rPr>
      </w:pPr>
      <w:r w:rsidRPr="00575471">
        <w:rPr>
          <w:rFonts w:ascii="Aptos" w:eastAsia="Aptos" w:hAnsi="Aptos" w:cs="Aptos"/>
          <w:b/>
          <w:bCs/>
        </w:rPr>
        <w:t>Error Handling</w:t>
      </w:r>
      <w:r w:rsidRPr="00575471">
        <w:rPr>
          <w:rFonts w:ascii="Aptos" w:eastAsia="Aptos" w:hAnsi="Aptos" w:cs="Aptos"/>
        </w:rPr>
        <w:t>:</w:t>
      </w:r>
    </w:p>
    <w:p w14:paraId="4DC2BD2C" w14:textId="77777777" w:rsidR="00575471" w:rsidRPr="00575471" w:rsidRDefault="00575471" w:rsidP="00941F25">
      <w:pPr>
        <w:numPr>
          <w:ilvl w:val="1"/>
          <w:numId w:val="21"/>
        </w:numPr>
        <w:rPr>
          <w:rFonts w:ascii="Aptos" w:eastAsia="Aptos" w:hAnsi="Aptos" w:cs="Aptos"/>
        </w:rPr>
      </w:pPr>
      <w:r w:rsidRPr="00575471">
        <w:rPr>
          <w:rFonts w:ascii="Aptos" w:eastAsia="Aptos" w:hAnsi="Aptos" w:cs="Aptos"/>
        </w:rPr>
        <w:t xml:space="preserve">If an </w:t>
      </w:r>
      <w:proofErr w:type="spellStart"/>
      <w:r w:rsidRPr="00575471">
        <w:rPr>
          <w:rFonts w:ascii="Aptos" w:eastAsia="Aptos" w:hAnsi="Aptos" w:cs="Aptos"/>
        </w:rPr>
        <w:t>IOException</w:t>
      </w:r>
      <w:proofErr w:type="spellEnd"/>
      <w:r w:rsidRPr="00575471">
        <w:rPr>
          <w:rFonts w:ascii="Aptos" w:eastAsia="Aptos" w:hAnsi="Aptos" w:cs="Aptos"/>
        </w:rPr>
        <w:t xml:space="preserve"> occurs during the writing process, it catches the exception and prints an error message.</w:t>
      </w:r>
    </w:p>
    <w:p w14:paraId="42E01BDF" w14:textId="34FE32E7" w:rsidR="00575471" w:rsidRPr="00575471" w:rsidRDefault="004B08F3" w:rsidP="00575471">
      <w:pPr>
        <w:rPr>
          <w:rFonts w:ascii="Aptos" w:eastAsia="Aptos" w:hAnsi="Aptos" w:cs="Aptos"/>
        </w:rPr>
      </w:pPr>
      <w:r>
        <w:rPr>
          <w:rFonts w:ascii="Aptos" w:eastAsia="Aptos" w:hAnsi="Aptos" w:cs="Aptos"/>
        </w:rPr>
        <w:t>*</w:t>
      </w:r>
      <w:r w:rsidR="00575471" w:rsidRPr="00575471">
        <w:rPr>
          <w:rFonts w:ascii="Aptos" w:eastAsia="Aptos" w:hAnsi="Aptos" w:cs="Aptos"/>
        </w:rPr>
        <w:t xml:space="preserve">  </w:t>
      </w:r>
      <w:proofErr w:type="spellStart"/>
      <w:r w:rsidR="00575471" w:rsidRPr="00575471">
        <w:rPr>
          <w:rFonts w:ascii="Aptos" w:eastAsia="Aptos" w:hAnsi="Aptos" w:cs="Aptos"/>
          <w:b/>
          <w:bCs/>
        </w:rPr>
        <w:t>isReportGenerated</w:t>
      </w:r>
      <w:proofErr w:type="spellEnd"/>
      <w:r w:rsidR="00575471" w:rsidRPr="00575471">
        <w:rPr>
          <w:rFonts w:ascii="Aptos" w:eastAsia="Aptos" w:hAnsi="Aptos" w:cs="Aptos"/>
          <w:b/>
          <w:bCs/>
        </w:rPr>
        <w:t xml:space="preserve"> Method</w:t>
      </w:r>
      <w:r w:rsidR="00575471" w:rsidRPr="00575471">
        <w:rPr>
          <w:rFonts w:ascii="Aptos" w:eastAsia="Aptos" w:hAnsi="Aptos" w:cs="Aptos"/>
        </w:rPr>
        <w:t>:</w:t>
      </w:r>
    </w:p>
    <w:p w14:paraId="2A9A2084" w14:textId="77777777" w:rsidR="00575471" w:rsidRPr="00575471" w:rsidRDefault="00575471" w:rsidP="00941F25">
      <w:pPr>
        <w:numPr>
          <w:ilvl w:val="0"/>
          <w:numId w:val="22"/>
        </w:numPr>
        <w:rPr>
          <w:rFonts w:ascii="Aptos" w:eastAsia="Aptos" w:hAnsi="Aptos" w:cs="Aptos"/>
        </w:rPr>
      </w:pPr>
      <w:r w:rsidRPr="00575471">
        <w:rPr>
          <w:rFonts w:ascii="Aptos" w:eastAsia="Aptos" w:hAnsi="Aptos" w:cs="Aptos"/>
        </w:rPr>
        <w:t xml:space="preserve">This method returns the value of the </w:t>
      </w:r>
      <w:proofErr w:type="spellStart"/>
      <w:r w:rsidRPr="00575471">
        <w:rPr>
          <w:rFonts w:ascii="Aptos" w:eastAsia="Aptos" w:hAnsi="Aptos" w:cs="Aptos"/>
        </w:rPr>
        <w:t>reportGenerated</w:t>
      </w:r>
      <w:proofErr w:type="spellEnd"/>
      <w:r w:rsidRPr="00575471">
        <w:rPr>
          <w:rFonts w:ascii="Aptos" w:eastAsia="Aptos" w:hAnsi="Aptos" w:cs="Aptos"/>
        </w:rPr>
        <w:t xml:space="preserve"> flag, indicating whether the report was successfully generated.</w:t>
      </w:r>
    </w:p>
    <w:p w14:paraId="7064CFFB" w14:textId="77777777" w:rsidR="005547F9" w:rsidRDefault="005547F9" w:rsidP="005547F9">
      <w:pPr>
        <w:rPr>
          <w:rFonts w:ascii="Aptos" w:eastAsia="Aptos" w:hAnsi="Aptos" w:cs="Aptos"/>
        </w:rPr>
      </w:pPr>
    </w:p>
    <w:p w14:paraId="3B14D873" w14:textId="0351B189" w:rsidR="004961F8" w:rsidRDefault="00A4748D" w:rsidP="00D36C0A">
      <w:pPr>
        <w:rPr>
          <w:rFonts w:ascii="Aptos" w:eastAsia="Aptos" w:hAnsi="Aptos" w:cs="Aptos"/>
        </w:rPr>
      </w:pPr>
      <w:r>
        <w:rPr>
          <w:rFonts w:ascii="Aptos" w:eastAsia="Aptos" w:hAnsi="Aptos" w:cs="Aptos"/>
        </w:rPr>
        <w:t>_________________________</w:t>
      </w:r>
    </w:p>
    <w:p w14:paraId="5C8F865A" w14:textId="77777777" w:rsidR="004961F8" w:rsidRDefault="004961F8" w:rsidP="00D36C0A">
      <w:pPr>
        <w:rPr>
          <w:rFonts w:ascii="Aptos" w:eastAsia="Aptos" w:hAnsi="Aptos" w:cs="Aptos"/>
        </w:rPr>
      </w:pPr>
    </w:p>
    <w:p w14:paraId="7AA45B76" w14:textId="590D68F2" w:rsidR="004961F8" w:rsidRDefault="00A4748D" w:rsidP="004F3249">
      <w:pPr>
        <w:rPr>
          <w:rFonts w:ascii="Aptos" w:eastAsia="Aptos" w:hAnsi="Aptos" w:cs="Aptos"/>
        </w:rPr>
      </w:pPr>
      <w:r>
        <w:rPr>
          <w:rFonts w:ascii="Aptos" w:eastAsia="Aptos" w:hAnsi="Aptos" w:cs="Aptos"/>
        </w:rPr>
        <w:t xml:space="preserve">_The class </w:t>
      </w:r>
      <w:proofErr w:type="spellStart"/>
      <w:r w:rsidR="00AB58E0" w:rsidRPr="00E10DAC">
        <w:rPr>
          <w:rFonts w:ascii="Aptos" w:eastAsia="Aptos" w:hAnsi="Aptos" w:cs="Aptos"/>
          <w:b/>
          <w:bCs/>
          <w:color w:val="FFC000"/>
        </w:rPr>
        <w:t>FilePathValidator</w:t>
      </w:r>
      <w:proofErr w:type="spellEnd"/>
      <w:r w:rsidR="008D1232" w:rsidRPr="00E10DAC">
        <w:rPr>
          <w:rFonts w:ascii="Aptos" w:eastAsia="Aptos" w:hAnsi="Aptos" w:cs="Aptos"/>
          <w:b/>
          <w:bCs/>
          <w:color w:val="FFC000"/>
        </w:rPr>
        <w:t xml:space="preserve">(ALL DONE BY ME </w:t>
      </w:r>
      <w:r w:rsidR="0094140F" w:rsidRPr="00E10DAC">
        <w:rPr>
          <w:rFonts w:ascii="Aptos" w:eastAsia="Aptos" w:hAnsi="Aptos" w:cs="Aptos"/>
          <w:b/>
          <w:bCs/>
          <w:color w:val="FFC000"/>
        </w:rPr>
        <w:t>, HANAN</w:t>
      </w:r>
      <w:r w:rsidR="008D1232" w:rsidRPr="00E10DAC">
        <w:rPr>
          <w:rFonts w:ascii="Aptos" w:eastAsia="Aptos" w:hAnsi="Aptos" w:cs="Aptos"/>
          <w:b/>
          <w:bCs/>
          <w:color w:val="FFC000"/>
        </w:rPr>
        <w:t>)</w:t>
      </w:r>
      <w:r w:rsidR="00334D0F" w:rsidRPr="00E10DAC">
        <w:rPr>
          <w:rFonts w:ascii="Aptos" w:eastAsia="Aptos" w:hAnsi="Aptos" w:cs="Aptos"/>
          <w:color w:val="FFC000"/>
        </w:rPr>
        <w:t xml:space="preserve"> </w:t>
      </w:r>
      <w:r w:rsidR="00334D0F" w:rsidRPr="00334D0F">
        <w:rPr>
          <w:rFonts w:ascii="Aptos" w:eastAsia="Aptos" w:hAnsi="Aptos" w:cs="Aptos"/>
        </w:rPr>
        <w:t>provides a utility method to validate file paths based on a specific pattern, particularly for Windows-style file paths</w:t>
      </w:r>
      <w:r w:rsidR="004F3249">
        <w:rPr>
          <w:rFonts w:ascii="Aptos" w:eastAsia="Aptos" w:hAnsi="Aptos" w:cs="Aptos"/>
        </w:rPr>
        <w:t xml:space="preserve">. </w:t>
      </w:r>
      <w:r w:rsidR="004F3249" w:rsidRPr="004F3249">
        <w:rPr>
          <w:rFonts w:ascii="Aptos" w:eastAsia="Aptos" w:hAnsi="Aptos" w:cs="Aptos"/>
        </w:rPr>
        <w:t>The purpose of this class is to ensure that file paths provided by users or other parts of the application are in a correct format before performing any file-related operations. This helps prevent errors and potential security issues related to file handling.</w:t>
      </w:r>
      <w:r w:rsidR="004F3249">
        <w:rPr>
          <w:rFonts w:ascii="Aptos" w:eastAsia="Aptos" w:hAnsi="Aptos" w:cs="Aptos"/>
        </w:rPr>
        <w:t xml:space="preserve"> So, </w:t>
      </w:r>
    </w:p>
    <w:p w14:paraId="05455D8D" w14:textId="526E5C33" w:rsidR="00471747" w:rsidRPr="00471747" w:rsidRDefault="00471747" w:rsidP="00471747">
      <w:pPr>
        <w:rPr>
          <w:rFonts w:ascii="Aptos" w:eastAsia="Aptos" w:hAnsi="Aptos" w:cs="Aptos"/>
        </w:rPr>
      </w:pPr>
      <w:r>
        <w:rPr>
          <w:rFonts w:ascii="Aptos" w:eastAsia="Aptos" w:hAnsi="Aptos" w:cs="Aptos"/>
        </w:rPr>
        <w:t>*</w:t>
      </w:r>
      <w:r w:rsidRPr="00471747">
        <w:rPr>
          <w:rFonts w:ascii="Aptos" w:eastAsia="Aptos" w:hAnsi="Aptos" w:cs="Aptos"/>
        </w:rPr>
        <w:t xml:space="preserve"> </w:t>
      </w:r>
      <w:r w:rsidRPr="00471747">
        <w:rPr>
          <w:rFonts w:ascii="Aptos" w:eastAsia="Aptos" w:hAnsi="Aptos" w:cs="Aptos"/>
          <w:b/>
          <w:bCs/>
        </w:rPr>
        <w:t>Attributes</w:t>
      </w:r>
      <w:r w:rsidRPr="00471747">
        <w:rPr>
          <w:rFonts w:ascii="Aptos" w:eastAsia="Aptos" w:hAnsi="Aptos" w:cs="Aptos"/>
        </w:rPr>
        <w:t>:</w:t>
      </w:r>
    </w:p>
    <w:p w14:paraId="51228A71" w14:textId="77777777" w:rsidR="00471747" w:rsidRPr="00471747" w:rsidRDefault="00471747" w:rsidP="00941F25">
      <w:pPr>
        <w:numPr>
          <w:ilvl w:val="0"/>
          <w:numId w:val="23"/>
        </w:numPr>
        <w:rPr>
          <w:rFonts w:ascii="Aptos" w:eastAsia="Aptos" w:hAnsi="Aptos" w:cs="Aptos"/>
        </w:rPr>
      </w:pPr>
      <w:r w:rsidRPr="00471747">
        <w:rPr>
          <w:rFonts w:ascii="Aptos" w:eastAsia="Aptos" w:hAnsi="Aptos" w:cs="Aptos"/>
        </w:rPr>
        <w:t>FILE_PATH_PATTERN: A string that defines a regular expression pattern for a valid Windows file path. The pattern ensures that the path starts with a drive letter (e.g., "C:"), followed by backslashes and directory names, ending with a file name and extension.</w:t>
      </w:r>
    </w:p>
    <w:p w14:paraId="3525EEF0" w14:textId="77777777" w:rsidR="00471747" w:rsidRPr="00471747" w:rsidRDefault="00471747" w:rsidP="00941F25">
      <w:pPr>
        <w:numPr>
          <w:ilvl w:val="0"/>
          <w:numId w:val="23"/>
        </w:numPr>
        <w:rPr>
          <w:rFonts w:ascii="Aptos" w:eastAsia="Aptos" w:hAnsi="Aptos" w:cs="Aptos"/>
        </w:rPr>
      </w:pPr>
      <w:r w:rsidRPr="00471747">
        <w:rPr>
          <w:rFonts w:ascii="Aptos" w:eastAsia="Aptos" w:hAnsi="Aptos" w:cs="Aptos"/>
        </w:rPr>
        <w:t>pattern: A Pattern object compiled from FILE_PATH_PATTERN for efficient matching.</w:t>
      </w:r>
    </w:p>
    <w:p w14:paraId="0B4C3785" w14:textId="27E02564" w:rsidR="00471747" w:rsidRPr="00471747" w:rsidRDefault="00471747" w:rsidP="00471747">
      <w:pPr>
        <w:rPr>
          <w:rFonts w:ascii="Aptos" w:eastAsia="Aptos" w:hAnsi="Aptos" w:cs="Aptos"/>
        </w:rPr>
      </w:pPr>
      <w:r>
        <w:rPr>
          <w:rFonts w:ascii="Aptos" w:eastAsia="Aptos" w:hAnsi="Aptos" w:cs="Aptos"/>
        </w:rPr>
        <w:t>*</w:t>
      </w:r>
      <w:r w:rsidRPr="00471747">
        <w:rPr>
          <w:rFonts w:ascii="Aptos" w:eastAsia="Aptos" w:hAnsi="Aptos" w:cs="Aptos"/>
        </w:rPr>
        <w:t xml:space="preserve"> </w:t>
      </w:r>
      <w:r w:rsidRPr="00471747">
        <w:rPr>
          <w:rFonts w:ascii="Aptos" w:eastAsia="Aptos" w:hAnsi="Aptos" w:cs="Aptos"/>
          <w:b/>
          <w:bCs/>
        </w:rPr>
        <w:t>Method</w:t>
      </w:r>
      <w:r w:rsidRPr="00471747">
        <w:rPr>
          <w:rFonts w:ascii="Aptos" w:eastAsia="Aptos" w:hAnsi="Aptos" w:cs="Aptos"/>
        </w:rPr>
        <w:t>:</w:t>
      </w:r>
    </w:p>
    <w:p w14:paraId="05FAA3FD" w14:textId="77777777" w:rsidR="00471747" w:rsidRPr="00471747" w:rsidRDefault="00471747" w:rsidP="00941F25">
      <w:pPr>
        <w:numPr>
          <w:ilvl w:val="0"/>
          <w:numId w:val="24"/>
        </w:numPr>
        <w:rPr>
          <w:rFonts w:ascii="Aptos" w:eastAsia="Aptos" w:hAnsi="Aptos" w:cs="Aptos"/>
        </w:rPr>
      </w:pPr>
      <w:proofErr w:type="spellStart"/>
      <w:r w:rsidRPr="00471747">
        <w:rPr>
          <w:rFonts w:ascii="Aptos" w:eastAsia="Aptos" w:hAnsi="Aptos" w:cs="Aptos"/>
        </w:rPr>
        <w:t>isValidFilePath</w:t>
      </w:r>
      <w:proofErr w:type="spellEnd"/>
      <w:r w:rsidRPr="00471747">
        <w:rPr>
          <w:rFonts w:ascii="Aptos" w:eastAsia="Aptos" w:hAnsi="Aptos" w:cs="Aptos"/>
        </w:rPr>
        <w:t xml:space="preserve">(String </w:t>
      </w:r>
      <w:proofErr w:type="spellStart"/>
      <w:r w:rsidRPr="00471747">
        <w:rPr>
          <w:rFonts w:ascii="Aptos" w:eastAsia="Aptos" w:hAnsi="Aptos" w:cs="Aptos"/>
        </w:rPr>
        <w:t>filePath</w:t>
      </w:r>
      <w:proofErr w:type="spellEnd"/>
      <w:r w:rsidRPr="00471747">
        <w:rPr>
          <w:rFonts w:ascii="Aptos" w:eastAsia="Aptos" w:hAnsi="Aptos" w:cs="Aptos"/>
        </w:rPr>
        <w:t xml:space="preserve">): This static method takes a file path as input and returns a </w:t>
      </w:r>
      <w:proofErr w:type="spellStart"/>
      <w:r w:rsidRPr="00471747">
        <w:rPr>
          <w:rFonts w:ascii="Aptos" w:eastAsia="Aptos" w:hAnsi="Aptos" w:cs="Aptos"/>
        </w:rPr>
        <w:t>boolean</w:t>
      </w:r>
      <w:proofErr w:type="spellEnd"/>
      <w:r w:rsidRPr="00471747">
        <w:rPr>
          <w:rFonts w:ascii="Aptos" w:eastAsia="Aptos" w:hAnsi="Aptos" w:cs="Aptos"/>
        </w:rPr>
        <w:t xml:space="preserve"> value indicating whether the path matches the defined pattern.</w:t>
      </w:r>
    </w:p>
    <w:p w14:paraId="7B71DD00" w14:textId="77777777" w:rsidR="00471747" w:rsidRPr="00471747" w:rsidRDefault="00471747" w:rsidP="00941F25">
      <w:pPr>
        <w:numPr>
          <w:ilvl w:val="1"/>
          <w:numId w:val="24"/>
        </w:numPr>
        <w:rPr>
          <w:rFonts w:ascii="Aptos" w:eastAsia="Aptos" w:hAnsi="Aptos" w:cs="Aptos"/>
        </w:rPr>
      </w:pPr>
      <w:r w:rsidRPr="00471747">
        <w:rPr>
          <w:rFonts w:ascii="Aptos" w:eastAsia="Aptos" w:hAnsi="Aptos" w:cs="Aptos"/>
        </w:rPr>
        <w:t xml:space="preserve">It uses the pattern object's matcher method to check if the input </w:t>
      </w:r>
      <w:proofErr w:type="spellStart"/>
      <w:r w:rsidRPr="00471747">
        <w:rPr>
          <w:rFonts w:ascii="Aptos" w:eastAsia="Aptos" w:hAnsi="Aptos" w:cs="Aptos"/>
        </w:rPr>
        <w:t>filePath</w:t>
      </w:r>
      <w:proofErr w:type="spellEnd"/>
      <w:r w:rsidRPr="00471747">
        <w:rPr>
          <w:rFonts w:ascii="Aptos" w:eastAsia="Aptos" w:hAnsi="Aptos" w:cs="Aptos"/>
        </w:rPr>
        <w:t xml:space="preserve"> conforms to the specified regular expression.</w:t>
      </w:r>
    </w:p>
    <w:p w14:paraId="1023B7F5" w14:textId="6D2F56BF" w:rsidR="004961F8" w:rsidRPr="00F34C23" w:rsidRDefault="00471747" w:rsidP="00941F25">
      <w:pPr>
        <w:numPr>
          <w:ilvl w:val="1"/>
          <w:numId w:val="24"/>
        </w:numPr>
        <w:rPr>
          <w:rFonts w:ascii="Aptos" w:eastAsia="Aptos" w:hAnsi="Aptos" w:cs="Aptos"/>
        </w:rPr>
      </w:pPr>
      <w:r w:rsidRPr="00471747">
        <w:rPr>
          <w:rFonts w:ascii="Aptos" w:eastAsia="Aptos" w:hAnsi="Aptos" w:cs="Aptos"/>
        </w:rPr>
        <w:t>If the path matches, the method returns true; otherwise, it returns false.</w:t>
      </w:r>
    </w:p>
    <w:p w14:paraId="1478C899" w14:textId="648A9757" w:rsidR="004961F8" w:rsidRDefault="004961F8" w:rsidP="00D36C0A">
      <w:pPr>
        <w:rPr>
          <w:rFonts w:ascii="Aptos" w:eastAsia="Aptos" w:hAnsi="Aptos" w:cs="Aptos"/>
        </w:rPr>
      </w:pPr>
      <w:r>
        <w:rPr>
          <w:rFonts w:ascii="Aptos" w:eastAsia="Aptos" w:hAnsi="Aptos" w:cs="Aptos"/>
        </w:rPr>
        <w:t>____________________</w:t>
      </w:r>
    </w:p>
    <w:p w14:paraId="7EE2D9A9" w14:textId="79F80F2B" w:rsidR="006E7844" w:rsidRDefault="004A4A88" w:rsidP="00F95E25">
      <w:pPr>
        <w:rPr>
          <w:rFonts w:ascii="Aptos" w:eastAsia="Aptos" w:hAnsi="Aptos" w:cs="Aptos"/>
        </w:rPr>
      </w:pPr>
      <w:r>
        <w:rPr>
          <w:rFonts w:ascii="Aptos" w:eastAsia="Aptos" w:hAnsi="Aptos" w:cs="Aptos"/>
        </w:rPr>
        <w:t xml:space="preserve">_The class </w:t>
      </w:r>
      <w:proofErr w:type="spellStart"/>
      <w:r w:rsidR="003470B4" w:rsidRPr="00E10DAC">
        <w:rPr>
          <w:rFonts w:ascii="Aptos" w:eastAsia="Aptos" w:hAnsi="Aptos" w:cs="Aptos"/>
          <w:b/>
          <w:bCs/>
          <w:color w:val="FFC000"/>
        </w:rPr>
        <w:t>GUIReportGenerator</w:t>
      </w:r>
      <w:proofErr w:type="spellEnd"/>
      <w:r w:rsidR="0094140F" w:rsidRPr="00E10DAC">
        <w:rPr>
          <w:rFonts w:ascii="Aptos" w:eastAsia="Aptos" w:hAnsi="Aptos" w:cs="Aptos"/>
          <w:b/>
          <w:bCs/>
          <w:color w:val="FFC000"/>
        </w:rPr>
        <w:t xml:space="preserve"> (ALL DONE BY ME, HANAN)</w:t>
      </w:r>
      <w:r w:rsidR="006A0C66" w:rsidRPr="00E10DAC">
        <w:rPr>
          <w:rFonts w:ascii="Aptos" w:eastAsia="Aptos" w:hAnsi="Aptos" w:cs="Aptos"/>
          <w:color w:val="FFC000"/>
        </w:rPr>
        <w:t xml:space="preserve"> </w:t>
      </w:r>
      <w:r w:rsidR="006A0C66" w:rsidRPr="006A0C66">
        <w:rPr>
          <w:rFonts w:ascii="Aptos" w:eastAsia="Aptos" w:hAnsi="Aptos" w:cs="Aptos"/>
        </w:rPr>
        <w:t>is designed to generate and display a graphical user interface (GUI) report of the library's books</w:t>
      </w:r>
      <w:r w:rsidR="00F92C67">
        <w:rPr>
          <w:rFonts w:ascii="Aptos" w:eastAsia="Aptos" w:hAnsi="Aptos" w:cs="Aptos"/>
        </w:rPr>
        <w:t>. The pu</w:t>
      </w:r>
      <w:r w:rsidR="00F95E25">
        <w:rPr>
          <w:rFonts w:ascii="Aptos" w:eastAsia="Aptos" w:hAnsi="Aptos" w:cs="Aptos"/>
        </w:rPr>
        <w:t xml:space="preserve">rpose </w:t>
      </w:r>
      <w:r w:rsidR="00F95E25" w:rsidRPr="00F95E25">
        <w:rPr>
          <w:rFonts w:ascii="Aptos" w:eastAsia="Aptos" w:hAnsi="Aptos" w:cs="Aptos"/>
        </w:rPr>
        <w:t>is responsible for creating a GUI window that shows detailed information about the books in the library, including their images and details. This is useful for presenting data in a more user-friendly and visual format.</w:t>
      </w:r>
      <w:r w:rsidR="0087028F">
        <w:rPr>
          <w:rFonts w:ascii="Aptos" w:eastAsia="Aptos" w:hAnsi="Aptos" w:cs="Aptos"/>
        </w:rPr>
        <w:t xml:space="preserve"> So,</w:t>
      </w:r>
    </w:p>
    <w:p w14:paraId="62D5B86F" w14:textId="77777777" w:rsidR="0087028F" w:rsidRPr="0087028F" w:rsidRDefault="0087028F" w:rsidP="0087028F">
      <w:pPr>
        <w:rPr>
          <w:rFonts w:ascii="Aptos" w:eastAsia="Aptos" w:hAnsi="Aptos" w:cs="Aptos"/>
        </w:rPr>
      </w:pPr>
      <w:r w:rsidRPr="0087028F">
        <w:rPr>
          <w:rFonts w:ascii="Aptos" w:eastAsia="Aptos" w:hAnsi="Aptos" w:cs="Aptos"/>
        </w:rPr>
        <w:t xml:space="preserve">  </w:t>
      </w:r>
      <w:r w:rsidRPr="0087028F">
        <w:rPr>
          <w:rFonts w:ascii="Aptos" w:eastAsia="Aptos" w:hAnsi="Aptos" w:cs="Aptos"/>
          <w:b/>
          <w:bCs/>
        </w:rPr>
        <w:t>Attributes</w:t>
      </w:r>
      <w:r w:rsidRPr="0087028F">
        <w:rPr>
          <w:rFonts w:ascii="Aptos" w:eastAsia="Aptos" w:hAnsi="Aptos" w:cs="Aptos"/>
        </w:rPr>
        <w:t>:</w:t>
      </w:r>
    </w:p>
    <w:p w14:paraId="3C115404" w14:textId="77777777" w:rsidR="0087028F" w:rsidRPr="0087028F" w:rsidRDefault="0087028F" w:rsidP="00941F25">
      <w:pPr>
        <w:numPr>
          <w:ilvl w:val="0"/>
          <w:numId w:val="25"/>
        </w:numPr>
        <w:rPr>
          <w:rFonts w:ascii="Aptos" w:eastAsia="Aptos" w:hAnsi="Aptos" w:cs="Aptos"/>
        </w:rPr>
      </w:pPr>
      <w:r w:rsidRPr="0087028F">
        <w:rPr>
          <w:rFonts w:ascii="Aptos" w:eastAsia="Aptos" w:hAnsi="Aptos" w:cs="Aptos"/>
        </w:rPr>
        <w:t xml:space="preserve">library: An instance of </w:t>
      </w:r>
      <w:proofErr w:type="spellStart"/>
      <w:r w:rsidRPr="0087028F">
        <w:rPr>
          <w:rFonts w:ascii="Aptos" w:eastAsia="Aptos" w:hAnsi="Aptos" w:cs="Aptos"/>
        </w:rPr>
        <w:t>LibraryClass</w:t>
      </w:r>
      <w:proofErr w:type="spellEnd"/>
      <w:r w:rsidRPr="0087028F">
        <w:rPr>
          <w:rFonts w:ascii="Aptos" w:eastAsia="Aptos" w:hAnsi="Aptos" w:cs="Aptos"/>
        </w:rPr>
        <w:t>&lt;Book&gt; that holds the list of books to be displayed in the report.</w:t>
      </w:r>
    </w:p>
    <w:p w14:paraId="7FD0E12F" w14:textId="77777777" w:rsidR="0087028F" w:rsidRPr="0087028F" w:rsidRDefault="0087028F" w:rsidP="0087028F">
      <w:pPr>
        <w:rPr>
          <w:rFonts w:ascii="Aptos" w:eastAsia="Aptos" w:hAnsi="Aptos" w:cs="Aptos"/>
        </w:rPr>
      </w:pPr>
      <w:r w:rsidRPr="0087028F">
        <w:rPr>
          <w:rFonts w:ascii="Aptos" w:eastAsia="Aptos" w:hAnsi="Aptos" w:cs="Aptos"/>
        </w:rPr>
        <w:t xml:space="preserve">  </w:t>
      </w:r>
      <w:r w:rsidRPr="0087028F">
        <w:rPr>
          <w:rFonts w:ascii="Aptos" w:eastAsia="Aptos" w:hAnsi="Aptos" w:cs="Aptos"/>
          <w:b/>
          <w:bCs/>
        </w:rPr>
        <w:t>Constructor</w:t>
      </w:r>
      <w:r w:rsidRPr="0087028F">
        <w:rPr>
          <w:rFonts w:ascii="Aptos" w:eastAsia="Aptos" w:hAnsi="Aptos" w:cs="Aptos"/>
        </w:rPr>
        <w:t>:</w:t>
      </w:r>
    </w:p>
    <w:p w14:paraId="0B5BD013" w14:textId="77777777" w:rsidR="0087028F" w:rsidRPr="0087028F" w:rsidRDefault="0087028F" w:rsidP="00941F25">
      <w:pPr>
        <w:numPr>
          <w:ilvl w:val="0"/>
          <w:numId w:val="26"/>
        </w:numPr>
        <w:rPr>
          <w:rFonts w:ascii="Aptos" w:eastAsia="Aptos" w:hAnsi="Aptos" w:cs="Aptos"/>
        </w:rPr>
      </w:pPr>
      <w:r w:rsidRPr="0087028F">
        <w:rPr>
          <w:rFonts w:ascii="Aptos" w:eastAsia="Aptos" w:hAnsi="Aptos" w:cs="Aptos"/>
        </w:rPr>
        <w:t xml:space="preserve">Initializes the library attribute with the provided </w:t>
      </w:r>
      <w:proofErr w:type="spellStart"/>
      <w:r w:rsidRPr="0087028F">
        <w:rPr>
          <w:rFonts w:ascii="Aptos" w:eastAsia="Aptos" w:hAnsi="Aptos" w:cs="Aptos"/>
        </w:rPr>
        <w:t>LibraryClass</w:t>
      </w:r>
      <w:proofErr w:type="spellEnd"/>
      <w:r w:rsidRPr="0087028F">
        <w:rPr>
          <w:rFonts w:ascii="Aptos" w:eastAsia="Aptos" w:hAnsi="Aptos" w:cs="Aptos"/>
        </w:rPr>
        <w:t>&lt;Book&gt; instance.</w:t>
      </w:r>
    </w:p>
    <w:p w14:paraId="5C4A1017" w14:textId="77777777" w:rsidR="0087028F" w:rsidRPr="0087028F" w:rsidRDefault="0087028F" w:rsidP="0087028F">
      <w:pPr>
        <w:rPr>
          <w:rFonts w:ascii="Aptos" w:eastAsia="Aptos" w:hAnsi="Aptos" w:cs="Aptos"/>
        </w:rPr>
      </w:pPr>
      <w:r w:rsidRPr="0087028F">
        <w:rPr>
          <w:rFonts w:ascii="Aptos" w:eastAsia="Aptos" w:hAnsi="Aptos" w:cs="Aptos"/>
        </w:rPr>
        <w:t xml:space="preserve">  </w:t>
      </w:r>
      <w:r w:rsidRPr="0087028F">
        <w:rPr>
          <w:rFonts w:ascii="Aptos" w:eastAsia="Aptos" w:hAnsi="Aptos" w:cs="Aptos"/>
          <w:b/>
          <w:bCs/>
        </w:rPr>
        <w:t>Method</w:t>
      </w:r>
      <w:r w:rsidRPr="0087028F">
        <w:rPr>
          <w:rFonts w:ascii="Aptos" w:eastAsia="Aptos" w:hAnsi="Aptos" w:cs="Aptos"/>
        </w:rPr>
        <w:t>:</w:t>
      </w:r>
    </w:p>
    <w:p w14:paraId="20581C1F" w14:textId="77777777" w:rsidR="0087028F" w:rsidRPr="0087028F" w:rsidRDefault="0087028F" w:rsidP="00941F25">
      <w:pPr>
        <w:numPr>
          <w:ilvl w:val="0"/>
          <w:numId w:val="27"/>
        </w:numPr>
        <w:rPr>
          <w:rFonts w:ascii="Aptos" w:eastAsia="Aptos" w:hAnsi="Aptos" w:cs="Aptos"/>
        </w:rPr>
      </w:pPr>
      <w:r w:rsidRPr="0087028F">
        <w:rPr>
          <w:rFonts w:ascii="Aptos" w:eastAsia="Aptos" w:hAnsi="Aptos" w:cs="Aptos"/>
        </w:rPr>
        <w:t>run(): This method is executed in a separate thread and is responsible for creating and displaying the GUI.</w:t>
      </w:r>
    </w:p>
    <w:p w14:paraId="6F3B9BF6" w14:textId="77777777" w:rsidR="0087028F" w:rsidRPr="0087028F" w:rsidRDefault="0087028F" w:rsidP="00941F25">
      <w:pPr>
        <w:numPr>
          <w:ilvl w:val="1"/>
          <w:numId w:val="27"/>
        </w:numPr>
        <w:rPr>
          <w:rFonts w:ascii="Aptos" w:eastAsia="Aptos" w:hAnsi="Aptos" w:cs="Aptos"/>
        </w:rPr>
      </w:pPr>
      <w:proofErr w:type="spellStart"/>
      <w:r w:rsidRPr="0087028F">
        <w:rPr>
          <w:rFonts w:ascii="Aptos" w:eastAsia="Aptos" w:hAnsi="Aptos" w:cs="Aptos"/>
          <w:b/>
          <w:bCs/>
        </w:rPr>
        <w:t>SwingUtilities.invokeLater</w:t>
      </w:r>
      <w:proofErr w:type="spellEnd"/>
      <w:r w:rsidRPr="0087028F">
        <w:rPr>
          <w:rFonts w:ascii="Aptos" w:eastAsia="Aptos" w:hAnsi="Aptos" w:cs="Aptos"/>
        </w:rPr>
        <w:t>: Ensures that the GUI creation and updates are done on the Event Dispatch Thread (EDT), which is the proper thread for Swing operations.</w:t>
      </w:r>
    </w:p>
    <w:p w14:paraId="5CDB303D" w14:textId="77777777" w:rsidR="0087028F" w:rsidRPr="0087028F" w:rsidRDefault="0087028F" w:rsidP="00941F25">
      <w:pPr>
        <w:numPr>
          <w:ilvl w:val="1"/>
          <w:numId w:val="27"/>
        </w:numPr>
        <w:rPr>
          <w:rFonts w:ascii="Aptos" w:eastAsia="Aptos" w:hAnsi="Aptos" w:cs="Aptos"/>
        </w:rPr>
      </w:pPr>
      <w:proofErr w:type="spellStart"/>
      <w:r w:rsidRPr="0087028F">
        <w:rPr>
          <w:rFonts w:ascii="Aptos" w:eastAsia="Aptos" w:hAnsi="Aptos" w:cs="Aptos"/>
          <w:b/>
          <w:bCs/>
        </w:rPr>
        <w:t>JFrame</w:t>
      </w:r>
      <w:proofErr w:type="spellEnd"/>
      <w:r w:rsidRPr="0087028F">
        <w:rPr>
          <w:rFonts w:ascii="Aptos" w:eastAsia="Aptos" w:hAnsi="Aptos" w:cs="Aptos"/>
        </w:rPr>
        <w:t>: Creates a window titled "Library Report".</w:t>
      </w:r>
    </w:p>
    <w:p w14:paraId="5FD6885F" w14:textId="77777777" w:rsidR="0087028F" w:rsidRPr="0087028F" w:rsidRDefault="0087028F" w:rsidP="00941F25">
      <w:pPr>
        <w:numPr>
          <w:ilvl w:val="2"/>
          <w:numId w:val="27"/>
        </w:numPr>
        <w:rPr>
          <w:rFonts w:ascii="Aptos" w:eastAsia="Aptos" w:hAnsi="Aptos" w:cs="Aptos"/>
        </w:rPr>
      </w:pPr>
      <w:r w:rsidRPr="0087028F">
        <w:rPr>
          <w:rFonts w:ascii="Aptos" w:eastAsia="Aptos" w:hAnsi="Aptos" w:cs="Aptos"/>
        </w:rPr>
        <w:t>Sets the default close operation to DISPOSE_ON_CLOSE, meaning the window will close when the user clicks the close button.</w:t>
      </w:r>
    </w:p>
    <w:p w14:paraId="443A9A26" w14:textId="77777777" w:rsidR="0087028F" w:rsidRPr="0087028F" w:rsidRDefault="0087028F" w:rsidP="00941F25">
      <w:pPr>
        <w:numPr>
          <w:ilvl w:val="1"/>
          <w:numId w:val="27"/>
        </w:numPr>
        <w:rPr>
          <w:rFonts w:ascii="Aptos" w:eastAsia="Aptos" w:hAnsi="Aptos" w:cs="Aptos"/>
        </w:rPr>
      </w:pPr>
      <w:proofErr w:type="spellStart"/>
      <w:r w:rsidRPr="0087028F">
        <w:rPr>
          <w:rFonts w:ascii="Aptos" w:eastAsia="Aptos" w:hAnsi="Aptos" w:cs="Aptos"/>
          <w:b/>
          <w:bCs/>
        </w:rPr>
        <w:t>JPanel</w:t>
      </w:r>
      <w:proofErr w:type="spellEnd"/>
      <w:r w:rsidRPr="0087028F">
        <w:rPr>
          <w:rFonts w:ascii="Aptos" w:eastAsia="Aptos" w:hAnsi="Aptos" w:cs="Aptos"/>
        </w:rPr>
        <w:t>: Organizes the components in a vertical layout.</w:t>
      </w:r>
    </w:p>
    <w:p w14:paraId="17388464" w14:textId="77777777" w:rsidR="0087028F" w:rsidRPr="0087028F" w:rsidRDefault="0087028F" w:rsidP="00941F25">
      <w:pPr>
        <w:numPr>
          <w:ilvl w:val="1"/>
          <w:numId w:val="27"/>
        </w:numPr>
        <w:rPr>
          <w:rFonts w:ascii="Aptos" w:eastAsia="Aptos" w:hAnsi="Aptos" w:cs="Aptos"/>
        </w:rPr>
      </w:pPr>
      <w:r w:rsidRPr="0087028F">
        <w:rPr>
          <w:rFonts w:ascii="Aptos" w:eastAsia="Aptos" w:hAnsi="Aptos" w:cs="Aptos"/>
          <w:b/>
          <w:bCs/>
        </w:rPr>
        <w:t>Book Panels</w:t>
      </w:r>
      <w:r w:rsidRPr="0087028F">
        <w:rPr>
          <w:rFonts w:ascii="Aptos" w:eastAsia="Aptos" w:hAnsi="Aptos" w:cs="Aptos"/>
        </w:rPr>
        <w:t xml:space="preserve">: For each book, a </w:t>
      </w:r>
      <w:proofErr w:type="spellStart"/>
      <w:r w:rsidRPr="0087028F">
        <w:rPr>
          <w:rFonts w:ascii="Aptos" w:eastAsia="Aptos" w:hAnsi="Aptos" w:cs="Aptos"/>
        </w:rPr>
        <w:t>JPanel</w:t>
      </w:r>
      <w:proofErr w:type="spellEnd"/>
      <w:r w:rsidRPr="0087028F">
        <w:rPr>
          <w:rFonts w:ascii="Aptos" w:eastAsia="Aptos" w:hAnsi="Aptos" w:cs="Aptos"/>
        </w:rPr>
        <w:t xml:space="preserve"> is created to display the book's details and image.</w:t>
      </w:r>
    </w:p>
    <w:p w14:paraId="6E3BA8F9" w14:textId="77777777" w:rsidR="0087028F" w:rsidRPr="0087028F" w:rsidRDefault="0087028F" w:rsidP="00941F25">
      <w:pPr>
        <w:numPr>
          <w:ilvl w:val="2"/>
          <w:numId w:val="27"/>
        </w:numPr>
        <w:rPr>
          <w:rFonts w:ascii="Aptos" w:eastAsia="Aptos" w:hAnsi="Aptos" w:cs="Aptos"/>
        </w:rPr>
      </w:pPr>
      <w:proofErr w:type="spellStart"/>
      <w:r w:rsidRPr="0087028F">
        <w:rPr>
          <w:rFonts w:ascii="Aptos" w:eastAsia="Aptos" w:hAnsi="Aptos" w:cs="Aptos"/>
          <w:b/>
          <w:bCs/>
        </w:rPr>
        <w:t>JLabel</w:t>
      </w:r>
      <w:proofErr w:type="spellEnd"/>
      <w:r w:rsidRPr="0087028F">
        <w:rPr>
          <w:rFonts w:ascii="Aptos" w:eastAsia="Aptos" w:hAnsi="Aptos" w:cs="Aptos"/>
        </w:rPr>
        <w:t>: Displays the book's details, formatted with HTML to support line breaks.</w:t>
      </w:r>
    </w:p>
    <w:p w14:paraId="01CE3E97" w14:textId="77777777" w:rsidR="0087028F" w:rsidRPr="0087028F" w:rsidRDefault="0087028F" w:rsidP="00941F25">
      <w:pPr>
        <w:numPr>
          <w:ilvl w:val="2"/>
          <w:numId w:val="27"/>
        </w:numPr>
        <w:rPr>
          <w:rFonts w:ascii="Aptos" w:eastAsia="Aptos" w:hAnsi="Aptos" w:cs="Aptos"/>
        </w:rPr>
      </w:pPr>
      <w:proofErr w:type="spellStart"/>
      <w:r w:rsidRPr="0087028F">
        <w:rPr>
          <w:rFonts w:ascii="Aptos" w:eastAsia="Aptos" w:hAnsi="Aptos" w:cs="Aptos"/>
          <w:b/>
          <w:bCs/>
        </w:rPr>
        <w:t>ImageIcon</w:t>
      </w:r>
      <w:proofErr w:type="spellEnd"/>
      <w:r w:rsidRPr="0087028F">
        <w:rPr>
          <w:rFonts w:ascii="Aptos" w:eastAsia="Aptos" w:hAnsi="Aptos" w:cs="Aptos"/>
        </w:rPr>
        <w:t>: If an image path is available, the image is scaled and displayed alongside the book details.</w:t>
      </w:r>
    </w:p>
    <w:p w14:paraId="6043CA25" w14:textId="77777777" w:rsidR="0087028F" w:rsidRPr="0087028F" w:rsidRDefault="0087028F" w:rsidP="00941F25">
      <w:pPr>
        <w:numPr>
          <w:ilvl w:val="1"/>
          <w:numId w:val="27"/>
        </w:numPr>
        <w:rPr>
          <w:rFonts w:ascii="Aptos" w:eastAsia="Aptos" w:hAnsi="Aptos" w:cs="Aptos"/>
        </w:rPr>
      </w:pPr>
      <w:proofErr w:type="spellStart"/>
      <w:r w:rsidRPr="0087028F">
        <w:rPr>
          <w:rFonts w:ascii="Aptos" w:eastAsia="Aptos" w:hAnsi="Aptos" w:cs="Aptos"/>
          <w:b/>
          <w:bCs/>
        </w:rPr>
        <w:t>JScrollPane</w:t>
      </w:r>
      <w:proofErr w:type="spellEnd"/>
      <w:r w:rsidRPr="0087028F">
        <w:rPr>
          <w:rFonts w:ascii="Aptos" w:eastAsia="Aptos" w:hAnsi="Aptos" w:cs="Aptos"/>
        </w:rPr>
        <w:t>: Allows scrolling if the list of books is too long to fit in the window.</w:t>
      </w:r>
    </w:p>
    <w:p w14:paraId="23AEDC7D" w14:textId="77777777" w:rsidR="0087028F" w:rsidRPr="0087028F" w:rsidRDefault="0087028F" w:rsidP="00941F25">
      <w:pPr>
        <w:numPr>
          <w:ilvl w:val="1"/>
          <w:numId w:val="27"/>
        </w:numPr>
        <w:rPr>
          <w:rFonts w:ascii="Aptos" w:eastAsia="Aptos" w:hAnsi="Aptos" w:cs="Aptos"/>
        </w:rPr>
      </w:pPr>
      <w:proofErr w:type="spellStart"/>
      <w:r w:rsidRPr="0087028F">
        <w:rPr>
          <w:rFonts w:ascii="Aptos" w:eastAsia="Aptos" w:hAnsi="Aptos" w:cs="Aptos"/>
          <w:b/>
          <w:bCs/>
        </w:rPr>
        <w:t>JButton</w:t>
      </w:r>
      <w:proofErr w:type="spellEnd"/>
      <w:r w:rsidRPr="0087028F">
        <w:rPr>
          <w:rFonts w:ascii="Aptos" w:eastAsia="Aptos" w:hAnsi="Aptos" w:cs="Aptos"/>
        </w:rPr>
        <w:t>: Adds a "Close" button to close the window.</w:t>
      </w:r>
    </w:p>
    <w:p w14:paraId="064D793C" w14:textId="77777777" w:rsidR="0087028F" w:rsidRPr="0087028F" w:rsidRDefault="0087028F" w:rsidP="00941F25">
      <w:pPr>
        <w:numPr>
          <w:ilvl w:val="1"/>
          <w:numId w:val="27"/>
        </w:numPr>
        <w:rPr>
          <w:rFonts w:ascii="Aptos" w:eastAsia="Aptos" w:hAnsi="Aptos" w:cs="Aptos"/>
        </w:rPr>
      </w:pPr>
      <w:r w:rsidRPr="0087028F">
        <w:rPr>
          <w:rFonts w:ascii="Aptos" w:eastAsia="Aptos" w:hAnsi="Aptos" w:cs="Aptos"/>
          <w:b/>
          <w:bCs/>
        </w:rPr>
        <w:t>Layout</w:t>
      </w:r>
      <w:r w:rsidRPr="0087028F">
        <w:rPr>
          <w:rFonts w:ascii="Aptos" w:eastAsia="Aptos" w:hAnsi="Aptos" w:cs="Aptos"/>
        </w:rPr>
        <w:t xml:space="preserve">: Adds components to the </w:t>
      </w:r>
      <w:proofErr w:type="spellStart"/>
      <w:r w:rsidRPr="0087028F">
        <w:rPr>
          <w:rFonts w:ascii="Aptos" w:eastAsia="Aptos" w:hAnsi="Aptos" w:cs="Aptos"/>
        </w:rPr>
        <w:t>JPanel</w:t>
      </w:r>
      <w:proofErr w:type="spellEnd"/>
      <w:r w:rsidRPr="0087028F">
        <w:rPr>
          <w:rFonts w:ascii="Aptos" w:eastAsia="Aptos" w:hAnsi="Aptos" w:cs="Aptos"/>
        </w:rPr>
        <w:t xml:space="preserve"> and sets the size of the frame.</w:t>
      </w:r>
    </w:p>
    <w:p w14:paraId="32320FE2" w14:textId="1F9F3ABB" w:rsidR="216218FA" w:rsidRDefault="216218FA" w:rsidP="3FB14507">
      <w:pPr>
        <w:pBdr>
          <w:bottom w:val="single" w:sz="12" w:space="1" w:color="auto"/>
        </w:pBdr>
      </w:pPr>
    </w:p>
    <w:p w14:paraId="7916552B" w14:textId="502E7B00" w:rsidR="008E53F7" w:rsidRPr="00E10DAC" w:rsidRDefault="008E53F7" w:rsidP="008E53F7">
      <w:pPr>
        <w:spacing w:after="0"/>
        <w:rPr>
          <w:rFonts w:ascii="Aptos" w:eastAsia="Aptos" w:hAnsi="Aptos" w:cs="Aptos"/>
          <w:color w:val="FFC000"/>
          <w:sz w:val="32"/>
          <w:szCs w:val="32"/>
          <w:u w:val="single"/>
        </w:rPr>
      </w:pPr>
      <w:r w:rsidRPr="00E10DAC">
        <w:rPr>
          <w:rFonts w:ascii="Aptos" w:eastAsia="Aptos" w:hAnsi="Aptos" w:cs="Aptos"/>
          <w:color w:val="FFC000"/>
          <w:sz w:val="32"/>
          <w:szCs w:val="32"/>
          <w:u w:val="single"/>
        </w:rPr>
        <w:t>Significant Topics Used in Hanan’s Work:</w:t>
      </w:r>
    </w:p>
    <w:p w14:paraId="76057870" w14:textId="22E37253" w:rsidR="0098209B" w:rsidRPr="00212896" w:rsidRDefault="008E53F7" w:rsidP="00941F25">
      <w:pPr>
        <w:pStyle w:val="ListParagraph"/>
        <w:numPr>
          <w:ilvl w:val="0"/>
          <w:numId w:val="29"/>
        </w:numPr>
        <w:spacing w:after="0"/>
        <w:rPr>
          <w:rFonts w:ascii="Aptos" w:eastAsia="Aptos" w:hAnsi="Aptos" w:cs="Aptos"/>
          <w:sz w:val="28"/>
          <w:szCs w:val="28"/>
        </w:rPr>
      </w:pPr>
      <w:r w:rsidRPr="00131ECE">
        <w:rPr>
          <w:rFonts w:ascii="Aptos" w:eastAsia="Aptos" w:hAnsi="Aptos" w:cs="Aptos"/>
        </w:rPr>
        <w:t xml:space="preserve">Exception Handling( </w:t>
      </w:r>
      <w:proofErr w:type="spellStart"/>
      <w:r w:rsidRPr="00131ECE">
        <w:rPr>
          <w:rFonts w:ascii="Aptos" w:eastAsia="Aptos" w:hAnsi="Aptos" w:cs="Aptos"/>
        </w:rPr>
        <w:t>isNumeric</w:t>
      </w:r>
      <w:proofErr w:type="spellEnd"/>
      <w:r w:rsidRPr="00131ECE">
        <w:rPr>
          <w:rFonts w:ascii="Aptos" w:eastAsia="Aptos" w:hAnsi="Aptos" w:cs="Aptos"/>
        </w:rPr>
        <w:t xml:space="preserve"> Method</w:t>
      </w:r>
      <w:r w:rsidR="00C0661D">
        <w:rPr>
          <w:rFonts w:ascii="Aptos" w:eastAsia="Aptos" w:hAnsi="Aptos" w:cs="Aptos"/>
        </w:rPr>
        <w:t xml:space="preserve"> in </w:t>
      </w:r>
      <w:proofErr w:type="spellStart"/>
      <w:r w:rsidR="00C0661D">
        <w:rPr>
          <w:rFonts w:ascii="Aptos" w:eastAsia="Aptos" w:hAnsi="Aptos" w:cs="Aptos"/>
        </w:rPr>
        <w:t>IamLibararian</w:t>
      </w:r>
      <w:proofErr w:type="spellEnd"/>
      <w:r w:rsidR="00C0661D">
        <w:rPr>
          <w:rFonts w:ascii="Aptos" w:eastAsia="Aptos" w:hAnsi="Aptos" w:cs="Aptos"/>
        </w:rPr>
        <w:t xml:space="preserve"> </w:t>
      </w:r>
      <w:proofErr w:type="spellStart"/>
      <w:r w:rsidR="00C0661D">
        <w:rPr>
          <w:rFonts w:ascii="Aptos" w:eastAsia="Aptos" w:hAnsi="Aptos" w:cs="Aptos"/>
        </w:rPr>
        <w:t>mehod</w:t>
      </w:r>
      <w:proofErr w:type="spellEnd"/>
      <w:r w:rsidR="00C0661D">
        <w:rPr>
          <w:rFonts w:ascii="Aptos" w:eastAsia="Aptos" w:hAnsi="Aptos" w:cs="Aptos"/>
        </w:rPr>
        <w:t xml:space="preserve"> </w:t>
      </w:r>
      <w:r w:rsidR="002E1343">
        <w:rPr>
          <w:rFonts w:ascii="Aptos" w:eastAsia="Aptos" w:hAnsi="Aptos" w:cs="Aptos"/>
        </w:rPr>
        <w:t>,</w:t>
      </w:r>
      <w:r w:rsidR="00460AC3">
        <w:rPr>
          <w:rFonts w:ascii="Aptos" w:eastAsia="Aptos" w:hAnsi="Aptos" w:cs="Aptos"/>
        </w:rPr>
        <w:t>case 1</w:t>
      </w:r>
      <w:r w:rsidR="002E1343">
        <w:rPr>
          <w:rFonts w:ascii="Aptos" w:eastAsia="Aptos" w:hAnsi="Aptos" w:cs="Aptos"/>
        </w:rPr>
        <w:t>,</w:t>
      </w:r>
      <w:r w:rsidR="004008D4">
        <w:rPr>
          <w:rFonts w:ascii="Aptos" w:eastAsia="Aptos" w:hAnsi="Aptos" w:cs="Aptos"/>
        </w:rPr>
        <w:t xml:space="preserve"> and </w:t>
      </w:r>
      <w:r w:rsidR="00B42DF5">
        <w:rPr>
          <w:rFonts w:ascii="Aptos" w:eastAsia="Aptos" w:hAnsi="Aptos" w:cs="Aptos"/>
        </w:rPr>
        <w:t xml:space="preserve"> the class </w:t>
      </w:r>
      <w:proofErr w:type="spellStart"/>
      <w:r w:rsidR="00B42DF5" w:rsidRPr="00B42DF5">
        <w:rPr>
          <w:rFonts w:ascii="Aptos" w:eastAsia="Aptos" w:hAnsi="Aptos" w:cs="Aptos"/>
        </w:rPr>
        <w:t>FilePathValidator</w:t>
      </w:r>
      <w:proofErr w:type="spellEnd"/>
      <w:r w:rsidR="00B42DF5">
        <w:rPr>
          <w:rFonts w:ascii="Aptos" w:eastAsia="Aptos" w:hAnsi="Aptos" w:cs="Aptos"/>
        </w:rPr>
        <w:t xml:space="preserve"> that used </w:t>
      </w:r>
      <w:r w:rsidR="00C35663">
        <w:rPr>
          <w:rFonts w:ascii="Aptos" w:eastAsia="Aptos" w:hAnsi="Aptos" w:cs="Aptos"/>
        </w:rPr>
        <w:t>a way to handle the exception when the path of the I/O file is not correct</w:t>
      </w:r>
      <w:r w:rsidR="008D3F65">
        <w:rPr>
          <w:rFonts w:ascii="Aptos" w:eastAsia="Aptos" w:hAnsi="Aptos" w:cs="Aptos"/>
        </w:rPr>
        <w:t xml:space="preserve">, regular try-catch </w:t>
      </w:r>
      <w:r w:rsidR="008F0BF7">
        <w:rPr>
          <w:rFonts w:ascii="Aptos" w:eastAsia="Aptos" w:hAnsi="Aptos" w:cs="Aptos"/>
        </w:rPr>
        <w:t xml:space="preserve">in </w:t>
      </w:r>
      <w:proofErr w:type="spellStart"/>
      <w:r w:rsidR="00521697" w:rsidRPr="00521697">
        <w:rPr>
          <w:rFonts w:ascii="Aptos" w:eastAsia="Aptos" w:hAnsi="Aptos" w:cs="Aptos"/>
        </w:rPr>
        <w:t>LibraryReportSystem</w:t>
      </w:r>
      <w:proofErr w:type="spellEnd"/>
      <w:r w:rsidR="00521697">
        <w:rPr>
          <w:rFonts w:ascii="Aptos" w:eastAsia="Aptos" w:hAnsi="Aptos" w:cs="Aptos"/>
        </w:rPr>
        <w:t xml:space="preserve">, </w:t>
      </w:r>
      <w:r w:rsidR="00442AEB">
        <w:rPr>
          <w:rFonts w:ascii="Aptos" w:eastAsia="Aptos" w:hAnsi="Aptos" w:cs="Aptos"/>
        </w:rPr>
        <w:t xml:space="preserve">if – else in the </w:t>
      </w:r>
      <w:r w:rsidR="00723953">
        <w:rPr>
          <w:rFonts w:ascii="Aptos" w:eastAsia="Aptos" w:hAnsi="Aptos" w:cs="Aptos"/>
        </w:rPr>
        <w:t xml:space="preserve"> </w:t>
      </w:r>
      <w:proofErr w:type="spellStart"/>
      <w:r w:rsidR="00723953" w:rsidRPr="00723953">
        <w:rPr>
          <w:rFonts w:ascii="Aptos" w:eastAsia="Aptos" w:hAnsi="Aptos" w:cs="Aptos"/>
        </w:rPr>
        <w:t>IamLibrarian</w:t>
      </w:r>
      <w:proofErr w:type="spellEnd"/>
      <w:r w:rsidR="00723953">
        <w:rPr>
          <w:rFonts w:ascii="Aptos" w:eastAsia="Aptos" w:hAnsi="Aptos" w:cs="Aptos"/>
        </w:rPr>
        <w:t xml:space="preserve"> method for checking the case if the user entered letters and characters</w:t>
      </w:r>
      <w:r w:rsidR="00F716FB">
        <w:rPr>
          <w:rFonts w:ascii="Aptos" w:eastAsia="Aptos" w:hAnsi="Aptos" w:cs="Aptos"/>
        </w:rPr>
        <w:t>,</w:t>
      </w:r>
      <w:r w:rsidRPr="00131ECE">
        <w:rPr>
          <w:rFonts w:ascii="Aptos" w:eastAsia="Aptos" w:hAnsi="Aptos" w:cs="Aptos"/>
        </w:rPr>
        <w:t>)</w:t>
      </w:r>
      <w:r w:rsidR="007B54B7">
        <w:rPr>
          <w:rFonts w:ascii="Aptos" w:eastAsia="Aptos" w:hAnsi="Aptos" w:cs="Aptos"/>
        </w:rPr>
        <w:t xml:space="preserve"> </w:t>
      </w:r>
      <w:r w:rsidR="007B54B7" w:rsidRPr="009B7456">
        <w:rPr>
          <w:i/>
          <w:iCs/>
        </w:rPr>
        <w:t>Methods to Print the Exception Information</w:t>
      </w:r>
      <w:r w:rsidR="007B54B7">
        <w:rPr>
          <w:i/>
          <w:iCs/>
        </w:rPr>
        <w:t xml:space="preserve">. (We used </w:t>
      </w:r>
      <w:proofErr w:type="spellStart"/>
      <w:r w:rsidR="007B54B7" w:rsidRPr="0048477F">
        <w:rPr>
          <w:i/>
          <w:iCs/>
        </w:rPr>
        <w:t>getMessage</w:t>
      </w:r>
      <w:proofErr w:type="spellEnd"/>
      <w:r w:rsidR="007B54B7" w:rsidRPr="0048477F">
        <w:rPr>
          <w:i/>
          <w:iCs/>
        </w:rPr>
        <w:t>()</w:t>
      </w:r>
      <w:r w:rsidR="007B54B7">
        <w:rPr>
          <w:i/>
          <w:iCs/>
        </w:rPr>
        <w:t xml:space="preserve">). </w:t>
      </w:r>
    </w:p>
    <w:p w14:paraId="5DF28835" w14:textId="128F3A02" w:rsidR="0098209B" w:rsidRPr="00212896" w:rsidRDefault="008E53F7" w:rsidP="00941F25">
      <w:pPr>
        <w:pStyle w:val="ListParagraph"/>
        <w:numPr>
          <w:ilvl w:val="0"/>
          <w:numId w:val="29"/>
        </w:numPr>
        <w:spacing w:after="0"/>
        <w:rPr>
          <w:rFonts w:ascii="Aptos" w:eastAsia="Aptos" w:hAnsi="Aptos" w:cs="Aptos"/>
          <w:sz w:val="28"/>
          <w:szCs w:val="28"/>
        </w:rPr>
      </w:pPr>
      <w:r w:rsidRPr="00131ECE">
        <w:rPr>
          <w:rFonts w:ascii="Lato" w:eastAsia="Lato" w:hAnsi="Lato" w:cs="Lato"/>
          <w:color w:val="202122"/>
        </w:rPr>
        <w:t xml:space="preserve"> </w:t>
      </w:r>
      <w:r w:rsidRPr="00131ECE">
        <w:rPr>
          <w:rFonts w:ascii="Aptos" w:eastAsia="Aptos" w:hAnsi="Aptos" w:cs="Aptos"/>
        </w:rPr>
        <w:t xml:space="preserve">Collections and Data Structures </w:t>
      </w:r>
      <w:r w:rsidR="00212896" w:rsidRPr="00131ECE">
        <w:rPr>
          <w:rFonts w:ascii="Aptos" w:eastAsia="Aptos" w:hAnsi="Aptos" w:cs="Aptos"/>
        </w:rPr>
        <w:t>(LinkedList</w:t>
      </w:r>
      <w:r w:rsidRPr="00131ECE">
        <w:rPr>
          <w:rFonts w:ascii="Aptos" w:eastAsia="Aptos" w:hAnsi="Aptos" w:cs="Aptos"/>
        </w:rPr>
        <w:t xml:space="preserve">, such lists of </w:t>
      </w:r>
      <w:r w:rsidR="00FE5647">
        <w:rPr>
          <w:rFonts w:ascii="Aptos" w:eastAsia="Aptos" w:hAnsi="Aptos" w:cs="Aptos"/>
        </w:rPr>
        <w:t>Book</w:t>
      </w:r>
      <w:r w:rsidR="0038243F">
        <w:rPr>
          <w:rFonts w:ascii="Aptos" w:eastAsia="Aptos" w:hAnsi="Aptos" w:cs="Aptos"/>
        </w:rPr>
        <w:t xml:space="preserve"> in my method line 188</w:t>
      </w:r>
      <w:r w:rsidR="001D0BC6">
        <w:rPr>
          <w:rFonts w:ascii="Aptos" w:eastAsia="Aptos" w:hAnsi="Aptos" w:cs="Aptos"/>
        </w:rPr>
        <w:t xml:space="preserve"> , the list in the consumer sub class</w:t>
      </w:r>
      <w:r w:rsidRPr="00131ECE">
        <w:rPr>
          <w:rFonts w:ascii="Aptos" w:eastAsia="Aptos" w:hAnsi="Aptos" w:cs="Aptos"/>
        </w:rPr>
        <w:t xml:space="preserve"> </w:t>
      </w:r>
      <w:r w:rsidR="001D0BC6">
        <w:rPr>
          <w:rFonts w:ascii="Aptos" w:eastAsia="Aptos" w:hAnsi="Aptos" w:cs="Aptos"/>
        </w:rPr>
        <w:t xml:space="preserve">for </w:t>
      </w:r>
      <w:proofErr w:type="spellStart"/>
      <w:r w:rsidR="0009317A" w:rsidRPr="0009317A">
        <w:rPr>
          <w:rFonts w:ascii="Aptos" w:eastAsia="Aptos" w:hAnsi="Aptos" w:cs="Aptos"/>
        </w:rPr>
        <w:t>borrowedBooks</w:t>
      </w:r>
      <w:proofErr w:type="spellEnd"/>
      <w:r w:rsidR="0009317A">
        <w:rPr>
          <w:rFonts w:ascii="Aptos" w:eastAsia="Aptos" w:hAnsi="Aptos" w:cs="Aptos"/>
        </w:rPr>
        <w:t xml:space="preserve">, </w:t>
      </w:r>
      <w:proofErr w:type="spellStart"/>
      <w:r w:rsidR="0009317A">
        <w:rPr>
          <w:rFonts w:ascii="Aptos" w:eastAsia="Aptos" w:hAnsi="Aptos" w:cs="Aptos"/>
        </w:rPr>
        <w:t>ListOfCoupons</w:t>
      </w:r>
      <w:proofErr w:type="spellEnd"/>
      <w:r w:rsidR="0009317A">
        <w:rPr>
          <w:rFonts w:ascii="Aptos" w:eastAsia="Aptos" w:hAnsi="Aptos" w:cs="Aptos"/>
        </w:rPr>
        <w:t xml:space="preserve">). </w:t>
      </w:r>
    </w:p>
    <w:p w14:paraId="5124D66F" w14:textId="18344CAE" w:rsidR="0098209B" w:rsidRPr="00703B3B" w:rsidRDefault="008E53F7" w:rsidP="00941F25">
      <w:pPr>
        <w:pStyle w:val="ListParagraph"/>
        <w:numPr>
          <w:ilvl w:val="0"/>
          <w:numId w:val="29"/>
        </w:numPr>
        <w:spacing w:after="0"/>
        <w:rPr>
          <w:rFonts w:ascii="Aptos" w:eastAsia="Aptos" w:hAnsi="Aptos" w:cs="Aptos"/>
          <w:sz w:val="28"/>
          <w:szCs w:val="28"/>
        </w:rPr>
      </w:pPr>
      <w:r w:rsidRPr="00131ECE">
        <w:rPr>
          <w:rFonts w:ascii="Aptos" w:eastAsia="Aptos" w:hAnsi="Aptos" w:cs="Aptos"/>
        </w:rPr>
        <w:t>Generic Class</w:t>
      </w:r>
      <w:r w:rsidR="00D32429">
        <w:rPr>
          <w:rFonts w:ascii="Aptos" w:eastAsia="Aptos" w:hAnsi="Aptos" w:cs="Aptos"/>
        </w:rPr>
        <w:t xml:space="preserve"> </w:t>
      </w:r>
      <w:r w:rsidRPr="00131ECE">
        <w:rPr>
          <w:rFonts w:ascii="Aptos" w:eastAsia="Aptos" w:hAnsi="Aptos" w:cs="Aptos"/>
        </w:rPr>
        <w:t>(</w:t>
      </w:r>
      <w:r w:rsidR="00D32429">
        <w:rPr>
          <w:rFonts w:ascii="Aptos" w:eastAsia="Aptos" w:hAnsi="Aptos" w:cs="Aptos"/>
        </w:rPr>
        <w:t xml:space="preserve"> </w:t>
      </w:r>
      <w:r w:rsidR="0036196D" w:rsidRPr="0036196D">
        <w:rPr>
          <w:rFonts w:ascii="Aptos" w:eastAsia="Aptos" w:hAnsi="Aptos" w:cs="Aptos"/>
        </w:rPr>
        <w:t>is used to implement</w:t>
      </w:r>
      <w:r w:rsidR="0036196D">
        <w:rPr>
          <w:rFonts w:ascii="Aptos" w:eastAsia="Aptos" w:hAnsi="Aptos" w:cs="Aptos"/>
        </w:rPr>
        <w:t xml:space="preserve"> </w:t>
      </w:r>
      <w:r w:rsidR="00D32429">
        <w:rPr>
          <w:rFonts w:ascii="Aptos" w:eastAsia="Aptos" w:hAnsi="Aptos" w:cs="Aptos"/>
        </w:rPr>
        <w:t xml:space="preserve"> </w:t>
      </w:r>
      <w:r w:rsidR="00256E92">
        <w:rPr>
          <w:rFonts w:ascii="Aptos" w:eastAsia="Aptos" w:hAnsi="Aptos" w:cs="Aptos"/>
        </w:rPr>
        <w:t>sub</w:t>
      </w:r>
      <w:r w:rsidR="00D32429" w:rsidRPr="00D32429">
        <w:rPr>
          <w:rFonts w:ascii="Aptos" w:eastAsia="Aptos" w:hAnsi="Aptos" w:cs="Aptos"/>
        </w:rPr>
        <w:t xml:space="preserve"> class Librarian</w:t>
      </w:r>
      <w:r w:rsidR="00256E92">
        <w:rPr>
          <w:rFonts w:ascii="Aptos" w:eastAsia="Aptos" w:hAnsi="Aptos" w:cs="Aptos"/>
        </w:rPr>
        <w:t>&lt;T extends Book&gt;</w:t>
      </w:r>
      <w:r w:rsidR="00D32429">
        <w:rPr>
          <w:rFonts w:ascii="Aptos" w:eastAsia="Aptos" w:hAnsi="Aptos" w:cs="Aptos"/>
        </w:rPr>
        <w:t xml:space="preserve"> </w:t>
      </w:r>
      <w:r w:rsidR="007A581E">
        <w:rPr>
          <w:rFonts w:ascii="Aptos" w:eastAsia="Aptos" w:hAnsi="Aptos" w:cs="Aptos"/>
        </w:rPr>
        <w:t xml:space="preserve">that from any type </w:t>
      </w:r>
      <w:r w:rsidR="00D2409A">
        <w:rPr>
          <w:rFonts w:ascii="Aptos" w:eastAsia="Aptos" w:hAnsi="Aptos" w:cs="Aptos"/>
        </w:rPr>
        <w:t>that extends the class book</w:t>
      </w:r>
      <w:r w:rsidR="00256E92">
        <w:rPr>
          <w:rFonts w:ascii="Aptos" w:eastAsia="Aptos" w:hAnsi="Aptos" w:cs="Aptos"/>
        </w:rPr>
        <w:t xml:space="preserve"> , same for  the consumer sub class</w:t>
      </w:r>
      <w:r w:rsidR="004E007E">
        <w:rPr>
          <w:rFonts w:ascii="Aptos" w:eastAsia="Aptos" w:hAnsi="Aptos" w:cs="Aptos"/>
        </w:rPr>
        <w:t xml:space="preserve"> </w:t>
      </w:r>
      <w:r w:rsidRPr="00131ECE">
        <w:rPr>
          <w:rFonts w:ascii="Aptos" w:eastAsia="Aptos" w:hAnsi="Aptos" w:cs="Aptos"/>
        </w:rPr>
        <w:t>),</w:t>
      </w:r>
    </w:p>
    <w:p w14:paraId="4A0AECB5" w14:textId="0AA48D6C" w:rsidR="00711D0F" w:rsidRPr="00B65863" w:rsidRDefault="008E53F7" w:rsidP="00941F25">
      <w:pPr>
        <w:pStyle w:val="ListParagraph"/>
        <w:numPr>
          <w:ilvl w:val="0"/>
          <w:numId w:val="29"/>
        </w:numPr>
        <w:spacing w:after="0"/>
        <w:rPr>
          <w:rFonts w:ascii="Aptos" w:eastAsia="Aptos" w:hAnsi="Aptos" w:cs="Aptos"/>
          <w:sz w:val="28"/>
          <w:szCs w:val="28"/>
        </w:rPr>
      </w:pPr>
      <w:r w:rsidRPr="00131ECE">
        <w:rPr>
          <w:rFonts w:ascii="Aptos" w:eastAsia="Aptos" w:hAnsi="Aptos" w:cs="Aptos"/>
        </w:rPr>
        <w:t xml:space="preserve"> Java Swing (Displaying</w:t>
      </w:r>
      <w:r w:rsidR="0098209B">
        <w:rPr>
          <w:rFonts w:ascii="Aptos" w:eastAsia="Aptos" w:hAnsi="Aptos" w:cs="Aptos"/>
        </w:rPr>
        <w:t xml:space="preserve"> the general report for case 4 </w:t>
      </w:r>
      <w:r w:rsidR="00166F0A">
        <w:rPr>
          <w:rFonts w:ascii="Aptos" w:eastAsia="Aptos" w:hAnsi="Aptos" w:cs="Aptos"/>
        </w:rPr>
        <w:t xml:space="preserve">that implement in the class </w:t>
      </w:r>
      <w:proofErr w:type="spellStart"/>
      <w:r w:rsidR="00842B9E" w:rsidRPr="00842B9E">
        <w:rPr>
          <w:rFonts w:ascii="Aptos" w:eastAsia="Aptos" w:hAnsi="Aptos" w:cs="Aptos"/>
        </w:rPr>
        <w:t>GUIReportGenerator</w:t>
      </w:r>
      <w:proofErr w:type="spellEnd"/>
      <w:r w:rsidR="00842B9E">
        <w:rPr>
          <w:rFonts w:ascii="Aptos" w:eastAsia="Aptos" w:hAnsi="Aptos" w:cs="Aptos"/>
        </w:rPr>
        <w:t xml:space="preserve"> , that </w:t>
      </w:r>
      <w:r w:rsidR="00BE799C">
        <w:rPr>
          <w:rFonts w:ascii="Aptos" w:eastAsia="Aptos" w:hAnsi="Aptos" w:cs="Aptos"/>
        </w:rPr>
        <w:t xml:space="preserve">used the creative way for inserting the pictures of the books and the </w:t>
      </w:r>
      <w:r w:rsidR="00703B3B">
        <w:rPr>
          <w:rFonts w:ascii="Aptos" w:eastAsia="Aptos" w:hAnsi="Aptos" w:cs="Aptos"/>
        </w:rPr>
        <w:t>information</w:t>
      </w:r>
      <w:r w:rsidR="00BE799C">
        <w:rPr>
          <w:rFonts w:ascii="Aptos" w:eastAsia="Aptos" w:hAnsi="Aptos" w:cs="Aptos"/>
        </w:rPr>
        <w:t xml:space="preserve"> of the book</w:t>
      </w:r>
      <w:r w:rsidRPr="00131ECE">
        <w:rPr>
          <w:rFonts w:ascii="Aptos" w:eastAsia="Aptos" w:hAnsi="Aptos" w:cs="Aptos"/>
        </w:rPr>
        <w:t>)</w:t>
      </w:r>
      <w:r w:rsidR="00E7793F">
        <w:rPr>
          <w:rFonts w:ascii="Aptos" w:eastAsia="Aptos" w:hAnsi="Aptos" w:cs="Aptos"/>
        </w:rPr>
        <w:t>.</w:t>
      </w:r>
    </w:p>
    <w:p w14:paraId="6143E82B" w14:textId="22383B6A" w:rsidR="007E4857" w:rsidRPr="00B65863" w:rsidRDefault="008E53F7" w:rsidP="00941F25">
      <w:pPr>
        <w:pStyle w:val="ListParagraph"/>
        <w:numPr>
          <w:ilvl w:val="0"/>
          <w:numId w:val="29"/>
        </w:numPr>
        <w:spacing w:after="0"/>
        <w:rPr>
          <w:rFonts w:ascii="Aptos" w:eastAsia="Aptos" w:hAnsi="Aptos" w:cs="Aptos"/>
          <w:sz w:val="28"/>
          <w:szCs w:val="28"/>
        </w:rPr>
      </w:pPr>
      <w:r w:rsidRPr="00131ECE">
        <w:rPr>
          <w:rFonts w:ascii="Aptos" w:eastAsia="Aptos" w:hAnsi="Aptos" w:cs="Aptos"/>
        </w:rPr>
        <w:t>Regular Expressions (Regex) (methods</w:t>
      </w:r>
      <w:r w:rsidR="00F716FB">
        <w:rPr>
          <w:rFonts w:ascii="Aptos" w:eastAsia="Aptos" w:hAnsi="Aptos" w:cs="Aptos"/>
        </w:rPr>
        <w:t xml:space="preserve"> </w:t>
      </w:r>
      <w:r w:rsidR="00F716FB" w:rsidRPr="00F716FB">
        <w:rPr>
          <w:rFonts w:ascii="Aptos" w:eastAsia="Aptos" w:hAnsi="Aptos" w:cs="Aptos"/>
        </w:rPr>
        <w:t>(!</w:t>
      </w:r>
      <w:proofErr w:type="spellStart"/>
      <w:r w:rsidR="00F716FB" w:rsidRPr="00F716FB">
        <w:rPr>
          <w:rFonts w:ascii="Aptos" w:eastAsia="Aptos" w:hAnsi="Aptos" w:cs="Aptos"/>
        </w:rPr>
        <w:t>FilePathValidator.isValidFilePath</w:t>
      </w:r>
      <w:proofErr w:type="spellEnd"/>
      <w:r w:rsidR="00F716FB" w:rsidRPr="00F716FB">
        <w:rPr>
          <w:rFonts w:ascii="Aptos" w:eastAsia="Aptos" w:hAnsi="Aptos" w:cs="Aptos"/>
        </w:rPr>
        <w:t>(</w:t>
      </w:r>
      <w:proofErr w:type="spellStart"/>
      <w:r w:rsidR="00F716FB" w:rsidRPr="00F716FB">
        <w:rPr>
          <w:rFonts w:ascii="Aptos" w:eastAsia="Aptos" w:hAnsi="Aptos" w:cs="Aptos"/>
        </w:rPr>
        <w:t>filePath</w:t>
      </w:r>
      <w:proofErr w:type="spellEnd"/>
      <w:r w:rsidR="00F716FB" w:rsidRPr="00F716FB">
        <w:rPr>
          <w:rFonts w:ascii="Aptos" w:eastAsia="Aptos" w:hAnsi="Aptos" w:cs="Aptos"/>
        </w:rPr>
        <w:t>)</w:t>
      </w:r>
      <w:r w:rsidRPr="00131ECE">
        <w:rPr>
          <w:rFonts w:ascii="Aptos" w:eastAsia="Aptos" w:hAnsi="Aptos" w:cs="Aptos"/>
        </w:rPr>
        <w:t xml:space="preserve"> </w:t>
      </w:r>
      <w:r w:rsidR="007B03B5">
        <w:rPr>
          <w:rFonts w:ascii="Aptos" w:eastAsia="Aptos" w:hAnsi="Aptos" w:cs="Aptos"/>
        </w:rPr>
        <w:t>line 1367 in the pdf</w:t>
      </w:r>
      <w:r w:rsidRPr="00131ECE">
        <w:rPr>
          <w:rFonts w:ascii="Aptos" w:eastAsia="Aptos" w:hAnsi="Aptos" w:cs="Aptos"/>
        </w:rPr>
        <w:t>) .</w:t>
      </w:r>
    </w:p>
    <w:p w14:paraId="7D6F1830" w14:textId="2710DC4F" w:rsidR="007E4857" w:rsidRDefault="007E4857" w:rsidP="00941F25">
      <w:pPr>
        <w:pStyle w:val="ListParagraph"/>
        <w:numPr>
          <w:ilvl w:val="0"/>
          <w:numId w:val="29"/>
        </w:numPr>
        <w:rPr>
          <w:i/>
          <w:iCs/>
        </w:rPr>
      </w:pPr>
      <w:r w:rsidRPr="00156D60">
        <w:rPr>
          <w:i/>
          <w:iCs/>
        </w:rPr>
        <w:t>Access Control and Encapsulation (Accessor (get), Mutator (set))</w:t>
      </w:r>
      <w:r w:rsidR="00DE5033">
        <w:rPr>
          <w:i/>
          <w:iCs/>
        </w:rPr>
        <w:t xml:space="preserve"> and </w:t>
      </w:r>
      <w:r w:rsidR="00DE5033" w:rsidRPr="00156D60">
        <w:rPr>
          <w:i/>
          <w:iCs/>
        </w:rPr>
        <w:t>Constructors,</w:t>
      </w:r>
      <w:r w:rsidR="00DE5033">
        <w:rPr>
          <w:i/>
          <w:iCs/>
        </w:rPr>
        <w:t xml:space="preserve"> </w:t>
      </w:r>
      <w:r w:rsidR="00DE5033" w:rsidRPr="00156D60">
        <w:rPr>
          <w:i/>
          <w:iCs/>
        </w:rPr>
        <w:t>‘this’</w:t>
      </w:r>
      <w:r w:rsidR="00DE5033">
        <w:rPr>
          <w:i/>
          <w:iCs/>
        </w:rPr>
        <w:t xml:space="preserve"> </w:t>
      </w:r>
      <w:proofErr w:type="gramStart"/>
      <w:r w:rsidR="00DE5033" w:rsidRPr="00C2347E">
        <w:rPr>
          <w:i/>
          <w:iCs/>
        </w:rPr>
        <w:t>Reference</w:t>
      </w:r>
      <w:r w:rsidR="00DE5033">
        <w:rPr>
          <w:i/>
          <w:iCs/>
        </w:rPr>
        <w:t>.</w:t>
      </w:r>
      <w:r w:rsidRPr="00156D60">
        <w:rPr>
          <w:i/>
          <w:iCs/>
        </w:rPr>
        <w:t>.</w:t>
      </w:r>
      <w:proofErr w:type="gramEnd"/>
      <w:r w:rsidRPr="00156D60">
        <w:rPr>
          <w:i/>
          <w:iCs/>
        </w:rPr>
        <w:t xml:space="preserve"> </w:t>
      </w:r>
      <w:r>
        <w:rPr>
          <w:i/>
          <w:iCs/>
        </w:rPr>
        <w:t xml:space="preserve">(in </w:t>
      </w:r>
      <w:r w:rsidR="00650530">
        <w:rPr>
          <w:i/>
          <w:iCs/>
        </w:rPr>
        <w:t xml:space="preserve"> book class and the user class</w:t>
      </w:r>
      <w:r>
        <w:rPr>
          <w:i/>
          <w:iCs/>
        </w:rPr>
        <w:t>)</w:t>
      </w:r>
    </w:p>
    <w:p w14:paraId="26ADB967" w14:textId="77777777" w:rsidR="00671843" w:rsidRPr="00BA2C35" w:rsidRDefault="00887A59" w:rsidP="00941F25">
      <w:pPr>
        <w:pStyle w:val="ListParagraph"/>
        <w:numPr>
          <w:ilvl w:val="0"/>
          <w:numId w:val="29"/>
        </w:numPr>
        <w:spacing w:after="0"/>
        <w:rPr>
          <w:rFonts w:ascii="Aptos" w:eastAsia="Aptos" w:hAnsi="Aptos" w:cs="Aptos"/>
        </w:rPr>
      </w:pPr>
      <w:r w:rsidRPr="00BA2C35">
        <w:rPr>
          <w:rFonts w:ascii="Aptos" w:eastAsia="Aptos" w:hAnsi="Aptos" w:cs="Aptos"/>
        </w:rPr>
        <w:t>Using super</w:t>
      </w:r>
      <w:r w:rsidR="005C0B30" w:rsidRPr="00BA2C35">
        <w:rPr>
          <w:rFonts w:ascii="Aptos" w:eastAsia="Aptos" w:hAnsi="Aptos" w:cs="Aptos"/>
        </w:rPr>
        <w:t xml:space="preserve"> keyword in Librarian subclass and consumer subclass.</w:t>
      </w:r>
    </w:p>
    <w:p w14:paraId="71AE6959" w14:textId="77777777" w:rsidR="00671843" w:rsidRDefault="00671843" w:rsidP="00941F25">
      <w:pPr>
        <w:pStyle w:val="ListParagraph"/>
        <w:numPr>
          <w:ilvl w:val="0"/>
          <w:numId w:val="29"/>
        </w:numPr>
        <w:rPr>
          <w:i/>
          <w:iCs/>
        </w:rPr>
      </w:pPr>
      <w:r w:rsidRPr="00347D09">
        <w:rPr>
          <w:i/>
          <w:iCs/>
        </w:rPr>
        <w:t>Inheritance</w:t>
      </w:r>
      <w:r>
        <w:rPr>
          <w:i/>
          <w:iCs/>
        </w:rPr>
        <w:t>. (Librarian and consumer subclass) (extends)</w:t>
      </w:r>
    </w:p>
    <w:p w14:paraId="4B0C7FBB" w14:textId="77777777" w:rsidR="00671843" w:rsidRDefault="00671843" w:rsidP="00941F25">
      <w:pPr>
        <w:pStyle w:val="ListParagraph"/>
        <w:numPr>
          <w:ilvl w:val="0"/>
          <w:numId w:val="29"/>
        </w:numPr>
        <w:rPr>
          <w:i/>
          <w:iCs/>
        </w:rPr>
      </w:pPr>
      <w:r w:rsidRPr="00EF4255">
        <w:rPr>
          <w:i/>
          <w:iCs/>
        </w:rPr>
        <w:t>Polymorphism</w:t>
      </w:r>
      <w:r>
        <w:rPr>
          <w:i/>
          <w:iCs/>
        </w:rPr>
        <w:t>. (used in the subclasses (@Override))</w:t>
      </w:r>
    </w:p>
    <w:p w14:paraId="5A9E4CF4" w14:textId="1D569C4D" w:rsidR="00691FE2" w:rsidRDefault="005C0B30" w:rsidP="00941F25">
      <w:pPr>
        <w:pStyle w:val="ListParagraph"/>
        <w:numPr>
          <w:ilvl w:val="0"/>
          <w:numId w:val="29"/>
        </w:numPr>
        <w:spacing w:after="0"/>
        <w:rPr>
          <w:rFonts w:ascii="Aptos" w:eastAsia="Aptos" w:hAnsi="Aptos" w:cs="Aptos"/>
          <w:sz w:val="28"/>
          <w:szCs w:val="28"/>
        </w:rPr>
      </w:pPr>
      <w:r>
        <w:rPr>
          <w:rFonts w:ascii="Aptos" w:eastAsia="Aptos" w:hAnsi="Aptos" w:cs="Aptos"/>
          <w:sz w:val="28"/>
          <w:szCs w:val="28"/>
        </w:rPr>
        <w:t xml:space="preserve"> </w:t>
      </w:r>
      <w:r w:rsidR="00673272" w:rsidRPr="009E116C">
        <w:rPr>
          <w:rFonts w:ascii="Aptos" w:eastAsia="Aptos" w:hAnsi="Aptos" w:cs="Aptos"/>
        </w:rPr>
        <w:t xml:space="preserve">Multithreading </w:t>
      </w:r>
      <w:r w:rsidR="006F24B5" w:rsidRPr="009E116C">
        <w:rPr>
          <w:rFonts w:ascii="Aptos" w:eastAsia="Aptos" w:hAnsi="Aptos" w:cs="Aptos"/>
        </w:rPr>
        <w:t>in the</w:t>
      </w:r>
      <w:r w:rsidR="006F24B5">
        <w:rPr>
          <w:rFonts w:ascii="Aptos" w:eastAsia="Aptos" w:hAnsi="Aptos" w:cs="Aptos"/>
          <w:sz w:val="28"/>
          <w:szCs w:val="28"/>
        </w:rPr>
        <w:t xml:space="preserve"> </w:t>
      </w:r>
      <w:r w:rsidR="006F24B5">
        <w:rPr>
          <w:i/>
          <w:iCs/>
        </w:rPr>
        <w:t xml:space="preserve">case 1 in the </w:t>
      </w:r>
      <w:proofErr w:type="spellStart"/>
      <w:r w:rsidR="006F24B5" w:rsidRPr="006F24B5">
        <w:rPr>
          <w:i/>
          <w:iCs/>
        </w:rPr>
        <w:t>LibraryReportSystem</w:t>
      </w:r>
      <w:proofErr w:type="spellEnd"/>
      <w:r w:rsidR="006F24B5">
        <w:rPr>
          <w:i/>
          <w:iCs/>
        </w:rPr>
        <w:t xml:space="preserve"> </w:t>
      </w:r>
      <w:r w:rsidR="00E03B6D">
        <w:rPr>
          <w:i/>
          <w:iCs/>
        </w:rPr>
        <w:t xml:space="preserve">for creating and </w:t>
      </w:r>
      <w:r w:rsidR="00346511">
        <w:rPr>
          <w:i/>
          <w:iCs/>
        </w:rPr>
        <w:t xml:space="preserve">the </w:t>
      </w:r>
      <w:proofErr w:type="spellStart"/>
      <w:r w:rsidR="00346511">
        <w:rPr>
          <w:i/>
          <w:iCs/>
        </w:rPr>
        <w:t>FileReportGeneratorand</w:t>
      </w:r>
      <w:proofErr w:type="spellEnd"/>
      <w:r w:rsidR="0046787F">
        <w:rPr>
          <w:i/>
          <w:iCs/>
        </w:rPr>
        <w:t xml:space="preserve"> and </w:t>
      </w:r>
      <w:proofErr w:type="spellStart"/>
      <w:r w:rsidR="0046787F" w:rsidRPr="0046787F">
        <w:rPr>
          <w:i/>
          <w:iCs/>
        </w:rPr>
        <w:t>GUIReportGenerator</w:t>
      </w:r>
      <w:proofErr w:type="spellEnd"/>
      <w:r w:rsidR="0046787F">
        <w:rPr>
          <w:i/>
          <w:iCs/>
        </w:rPr>
        <w:t xml:space="preserve"> that </w:t>
      </w:r>
      <w:r w:rsidR="00A0342A" w:rsidRPr="00A0342A">
        <w:rPr>
          <w:i/>
          <w:iCs/>
        </w:rPr>
        <w:t xml:space="preserve"> implements Runnable</w:t>
      </w:r>
      <w:r w:rsidR="00A0342A">
        <w:rPr>
          <w:i/>
          <w:iCs/>
        </w:rPr>
        <w:t xml:space="preserve"> method to </w:t>
      </w:r>
      <w:r w:rsidR="0075347E">
        <w:rPr>
          <w:i/>
          <w:iCs/>
        </w:rPr>
        <w:t>use the run method</w:t>
      </w:r>
      <w:r w:rsidR="004C3C7B">
        <w:rPr>
          <w:i/>
          <w:iCs/>
        </w:rPr>
        <w:t xml:space="preserve">. Using the </w:t>
      </w:r>
      <w:proofErr w:type="spellStart"/>
      <w:r w:rsidR="000E7ED4" w:rsidRPr="000E7ED4">
        <w:rPr>
          <w:i/>
          <w:iCs/>
        </w:rPr>
        <w:t>fileReportThread.start</w:t>
      </w:r>
      <w:proofErr w:type="spellEnd"/>
      <w:r w:rsidR="000E7ED4" w:rsidRPr="000E7ED4">
        <w:rPr>
          <w:i/>
          <w:iCs/>
        </w:rPr>
        <w:t>();</w:t>
      </w:r>
      <w:r w:rsidR="00971BFC">
        <w:rPr>
          <w:i/>
          <w:iCs/>
        </w:rPr>
        <w:t xml:space="preserve"> and the </w:t>
      </w:r>
      <w:proofErr w:type="spellStart"/>
      <w:r w:rsidR="0028564D" w:rsidRPr="0028564D">
        <w:rPr>
          <w:i/>
          <w:iCs/>
        </w:rPr>
        <w:t>fileReportThread.join</w:t>
      </w:r>
      <w:proofErr w:type="spellEnd"/>
      <w:r w:rsidR="0028564D" w:rsidRPr="0028564D">
        <w:rPr>
          <w:i/>
          <w:iCs/>
        </w:rPr>
        <w:t>();</w:t>
      </w:r>
      <w:r w:rsidR="0028564D">
        <w:rPr>
          <w:i/>
          <w:iCs/>
        </w:rPr>
        <w:t xml:space="preserve"> , used join so each thread </w:t>
      </w:r>
      <w:proofErr w:type="gramStart"/>
      <w:r w:rsidR="0028564D">
        <w:rPr>
          <w:i/>
          <w:iCs/>
        </w:rPr>
        <w:t>finish</w:t>
      </w:r>
      <w:proofErr w:type="gramEnd"/>
      <w:r w:rsidR="0028564D">
        <w:rPr>
          <w:i/>
          <w:iCs/>
        </w:rPr>
        <w:t xml:space="preserve"> its work </w:t>
      </w:r>
      <w:r w:rsidR="00346511">
        <w:rPr>
          <w:i/>
          <w:iCs/>
        </w:rPr>
        <w:t xml:space="preserve">and after it finished it will let the other thread to run the menu again with no interrupting. </w:t>
      </w:r>
    </w:p>
    <w:p w14:paraId="7CBEEB49" w14:textId="79D2505C" w:rsidR="00691FE2" w:rsidRPr="00691FE2" w:rsidRDefault="00673272" w:rsidP="00941F25">
      <w:pPr>
        <w:pStyle w:val="ListParagraph"/>
        <w:numPr>
          <w:ilvl w:val="0"/>
          <w:numId w:val="29"/>
        </w:numPr>
        <w:spacing w:after="0"/>
        <w:rPr>
          <w:rFonts w:ascii="Aptos" w:eastAsia="Aptos" w:hAnsi="Aptos" w:cs="Aptos"/>
          <w:sz w:val="28"/>
          <w:szCs w:val="28"/>
        </w:rPr>
      </w:pPr>
      <w:r w:rsidRPr="009E116C">
        <w:rPr>
          <w:rFonts w:ascii="Aptos" w:eastAsia="Aptos" w:hAnsi="Aptos" w:cs="Aptos"/>
        </w:rPr>
        <w:t xml:space="preserve">I/O </w:t>
      </w:r>
      <w:r w:rsidR="009E116C" w:rsidRPr="009E116C">
        <w:rPr>
          <w:rFonts w:ascii="Aptos" w:eastAsia="Aptos" w:hAnsi="Aptos" w:cs="Aptos"/>
        </w:rPr>
        <w:t xml:space="preserve">write </w:t>
      </w:r>
      <w:proofErr w:type="spellStart"/>
      <w:r w:rsidR="009E116C" w:rsidRPr="009E116C">
        <w:rPr>
          <w:rFonts w:ascii="Aptos" w:eastAsia="Aptos" w:hAnsi="Aptos" w:cs="Aptos"/>
        </w:rPr>
        <w:t>FileWriter</w:t>
      </w:r>
      <w:proofErr w:type="spellEnd"/>
      <w:r w:rsidR="00691FE2" w:rsidRPr="00691FE2">
        <w:rPr>
          <w:i/>
          <w:iCs/>
        </w:rPr>
        <w:t>(</w:t>
      </w:r>
      <w:proofErr w:type="spellStart"/>
      <w:r w:rsidR="00691FE2" w:rsidRPr="00691FE2">
        <w:rPr>
          <w:i/>
          <w:iCs/>
        </w:rPr>
        <w:t>filePath</w:t>
      </w:r>
      <w:proofErr w:type="spellEnd"/>
      <w:r w:rsidR="00691FE2" w:rsidRPr="00691FE2">
        <w:rPr>
          <w:i/>
          <w:iCs/>
        </w:rPr>
        <w:t xml:space="preserve">), </w:t>
      </w:r>
      <w:proofErr w:type="spellStart"/>
      <w:r w:rsidR="00691FE2" w:rsidRPr="00691FE2">
        <w:rPr>
          <w:i/>
          <w:iCs/>
        </w:rPr>
        <w:t>BufferedWriter</w:t>
      </w:r>
      <w:proofErr w:type="spellEnd"/>
      <w:r w:rsidR="00691FE2" w:rsidRPr="00691FE2">
        <w:rPr>
          <w:i/>
          <w:iCs/>
        </w:rPr>
        <w:t>(writer)</w:t>
      </w:r>
      <w:r w:rsidR="004853A1">
        <w:rPr>
          <w:i/>
          <w:iCs/>
        </w:rPr>
        <w:t xml:space="preserve"> in </w:t>
      </w:r>
      <w:proofErr w:type="spellStart"/>
      <w:r w:rsidR="004853A1" w:rsidRPr="004853A1">
        <w:rPr>
          <w:i/>
          <w:iCs/>
        </w:rPr>
        <w:t>FileReportGenerator</w:t>
      </w:r>
      <w:r w:rsidR="00342D98">
        <w:rPr>
          <w:i/>
          <w:iCs/>
        </w:rPr>
        <w:t>and</w:t>
      </w:r>
      <w:proofErr w:type="spellEnd"/>
      <w:r w:rsidR="00342D98">
        <w:rPr>
          <w:i/>
          <w:iCs/>
        </w:rPr>
        <w:t xml:space="preserve"> case 1 in the </w:t>
      </w:r>
      <w:proofErr w:type="spellStart"/>
      <w:r w:rsidR="006F24B5" w:rsidRPr="006F24B5">
        <w:rPr>
          <w:i/>
          <w:iCs/>
        </w:rPr>
        <w:t>LibraryReportSystem</w:t>
      </w:r>
      <w:proofErr w:type="spellEnd"/>
    </w:p>
    <w:p w14:paraId="0565625A" w14:textId="77777777" w:rsidR="00126F6D" w:rsidRPr="00FF5EEF" w:rsidRDefault="00126F6D" w:rsidP="00703B3B">
      <w:pPr>
        <w:pStyle w:val="ListParagraph"/>
        <w:spacing w:after="0"/>
        <w:rPr>
          <w:rFonts w:ascii="Aptos" w:eastAsia="Aptos" w:hAnsi="Aptos" w:cs="Aptos"/>
          <w:sz w:val="28"/>
          <w:szCs w:val="28"/>
        </w:rPr>
      </w:pPr>
    </w:p>
    <w:p w14:paraId="09D0557D" w14:textId="77777777" w:rsidR="00126F6D" w:rsidRDefault="00126F6D" w:rsidP="3FB14507">
      <w:pPr>
        <w:pBdr>
          <w:bottom w:val="single" w:sz="12" w:space="1" w:color="auto"/>
        </w:pBdr>
      </w:pPr>
    </w:p>
    <w:p w14:paraId="1C603FA1" w14:textId="57D06A04" w:rsidR="216218FA" w:rsidRDefault="216218FA" w:rsidP="216218FA">
      <w:pPr>
        <w:rPr>
          <w:b/>
          <w:bCs/>
          <w:color w:val="FF0000"/>
          <w:sz w:val="32"/>
          <w:szCs w:val="32"/>
          <w:u w:val="single"/>
        </w:rPr>
      </w:pPr>
      <w:r w:rsidRPr="3FB14507">
        <w:rPr>
          <w:b/>
          <w:bCs/>
          <w:color w:val="FF0000"/>
          <w:sz w:val="32"/>
          <w:szCs w:val="32"/>
          <w:u w:val="single"/>
        </w:rPr>
        <w:t xml:space="preserve">Fahim Kabir: </w:t>
      </w:r>
      <w:r w:rsidRPr="3FB14507">
        <w:rPr>
          <w:color w:val="FF0000"/>
          <w:sz w:val="32"/>
          <w:szCs w:val="32"/>
        </w:rPr>
        <w:t xml:space="preserve"> </w:t>
      </w:r>
    </w:p>
    <w:p w14:paraId="6196CC41" w14:textId="7448AA77" w:rsidR="01D1EFFF" w:rsidRDefault="01D1EFFF" w:rsidP="01D1EFFF">
      <w:pPr>
        <w:rPr>
          <w:color w:val="000000" w:themeColor="text1"/>
          <w:sz w:val="32"/>
          <w:szCs w:val="32"/>
        </w:rPr>
      </w:pPr>
      <w:r w:rsidRPr="0391C22D">
        <w:rPr>
          <w:color w:val="000000" w:themeColor="text1"/>
          <w:sz w:val="32"/>
          <w:szCs w:val="32"/>
        </w:rPr>
        <w:t xml:space="preserve">Description of </w:t>
      </w:r>
      <w:r w:rsidR="19EFF2A8" w:rsidRPr="0391C22D">
        <w:rPr>
          <w:color w:val="000000" w:themeColor="text1"/>
          <w:sz w:val="32"/>
          <w:szCs w:val="32"/>
        </w:rPr>
        <w:t xml:space="preserve">my contribution in the </w:t>
      </w:r>
      <w:r w:rsidR="6EECCFAD" w:rsidRPr="0391C22D">
        <w:rPr>
          <w:color w:val="000000" w:themeColor="text1"/>
          <w:sz w:val="32"/>
          <w:szCs w:val="32"/>
        </w:rPr>
        <w:t>project:</w:t>
      </w:r>
    </w:p>
    <w:p w14:paraId="7B3A8D20" w14:textId="49AEA2E1" w:rsidR="58526C88" w:rsidRDefault="58526C88" w:rsidP="6354DD34">
      <w:pPr>
        <w:spacing w:after="0"/>
        <w:rPr>
          <w:rFonts w:ascii="Aptos" w:eastAsia="Aptos" w:hAnsi="Aptos" w:cs="Aptos"/>
        </w:rPr>
      </w:pPr>
      <w:proofErr w:type="spellStart"/>
      <w:r w:rsidRPr="3F717062">
        <w:rPr>
          <w:b/>
          <w:bCs/>
        </w:rPr>
        <w:t>LibraryClass</w:t>
      </w:r>
      <w:proofErr w:type="spellEnd"/>
      <w:r w:rsidRPr="3F717062">
        <w:rPr>
          <w:b/>
          <w:bCs/>
        </w:rPr>
        <w:t>&lt;Book&gt; Methods</w:t>
      </w:r>
    </w:p>
    <w:p w14:paraId="0A13EF91" w14:textId="20203115" w:rsidR="58526C88" w:rsidRDefault="58526C88" w:rsidP="057F9784">
      <w:pPr>
        <w:pStyle w:val="Heading4"/>
        <w:spacing w:before="319" w:after="319"/>
      </w:pPr>
      <w:r w:rsidRPr="3F717062">
        <w:rPr>
          <w:b/>
          <w:bCs/>
        </w:rPr>
        <w:t>Constructor</w:t>
      </w:r>
    </w:p>
    <w:p w14:paraId="07E8F85B" w14:textId="687A7998" w:rsidR="3F717062" w:rsidRDefault="3F717062" w:rsidP="3F717062">
      <w:pPr>
        <w:pStyle w:val="ListParagraph"/>
        <w:numPr>
          <w:ilvl w:val="0"/>
          <w:numId w:val="1"/>
        </w:numPr>
        <w:spacing w:after="0"/>
      </w:pPr>
      <w:r w:rsidRPr="3F717062">
        <w:rPr>
          <w:b/>
          <w:bCs/>
        </w:rPr>
        <w:t>Description</w:t>
      </w:r>
      <w:r w:rsidRPr="3F717062">
        <w:t xml:space="preserve">: The constructor of the </w:t>
      </w:r>
      <w:proofErr w:type="spellStart"/>
      <w:r w:rsidRPr="3F717062">
        <w:rPr>
          <w:rFonts w:ascii="Consolas" w:eastAsia="Consolas" w:hAnsi="Consolas" w:cs="Consolas"/>
        </w:rPr>
        <w:t>LibraryClass</w:t>
      </w:r>
      <w:proofErr w:type="spellEnd"/>
      <w:r w:rsidRPr="3F717062">
        <w:rPr>
          <w:rFonts w:ascii="Consolas" w:eastAsia="Consolas" w:hAnsi="Consolas" w:cs="Consolas"/>
        </w:rPr>
        <w:t>&lt;Book&gt;</w:t>
      </w:r>
      <w:r w:rsidRPr="3F717062">
        <w:t xml:space="preserve"> initializes an empty </w:t>
      </w:r>
      <w:r w:rsidRPr="3F717062">
        <w:rPr>
          <w:rFonts w:ascii="Consolas" w:eastAsia="Consolas" w:hAnsi="Consolas" w:cs="Consolas"/>
        </w:rPr>
        <w:t>LinkedList&lt;Book&gt;</w:t>
      </w:r>
      <w:r w:rsidRPr="3F717062">
        <w:t xml:space="preserve">. This list will store </w:t>
      </w:r>
      <w:r w:rsidRPr="3F717062">
        <w:rPr>
          <w:rFonts w:ascii="Consolas" w:eastAsia="Consolas" w:hAnsi="Consolas" w:cs="Consolas"/>
        </w:rPr>
        <w:t>Book</w:t>
      </w:r>
      <w:r w:rsidRPr="3F717062">
        <w:t xml:space="preserve"> objects, providing a flexible and efficient way to manage the library’s collection. The use of </w:t>
      </w:r>
      <w:r w:rsidRPr="3F717062">
        <w:rPr>
          <w:rFonts w:ascii="Consolas" w:eastAsia="Consolas" w:hAnsi="Consolas" w:cs="Consolas"/>
        </w:rPr>
        <w:t>LinkedList</w:t>
      </w:r>
      <w:r w:rsidRPr="3F717062">
        <w:t xml:space="preserve"> allows for efficient insertions and deletions, making it ideal for dynamic collections where books may be frequently added or removed. By setting up this data structure, the library is prepared to handle operations such as adding new books, removing outdated ones, and managing the inventory dynamically.</w:t>
      </w:r>
    </w:p>
    <w:p w14:paraId="0B2CA225" w14:textId="48EAB228" w:rsidR="3F717062" w:rsidRDefault="3F717062" w:rsidP="3F717062">
      <w:pPr>
        <w:pStyle w:val="ListParagraph"/>
        <w:numPr>
          <w:ilvl w:val="0"/>
          <w:numId w:val="1"/>
        </w:numPr>
        <w:spacing w:after="0"/>
      </w:pPr>
      <w:r w:rsidRPr="3F717062">
        <w:rPr>
          <w:b/>
          <w:bCs/>
        </w:rPr>
        <w:t>Function</w:t>
      </w:r>
      <w:r w:rsidRPr="3F717062">
        <w:t xml:space="preserve">: Initializes the </w:t>
      </w:r>
      <w:r w:rsidRPr="3F717062">
        <w:rPr>
          <w:rFonts w:ascii="Consolas" w:eastAsia="Consolas" w:hAnsi="Consolas" w:cs="Consolas"/>
        </w:rPr>
        <w:t>LinkedList&lt;Book&gt;</w:t>
      </w:r>
      <w:r w:rsidRPr="3F717062">
        <w:t>.</w:t>
      </w:r>
    </w:p>
    <w:p w14:paraId="4543E311" w14:textId="50E35C09" w:rsidR="3F717062" w:rsidRDefault="3F717062" w:rsidP="3F717062">
      <w:pPr>
        <w:pStyle w:val="ListParagraph"/>
        <w:numPr>
          <w:ilvl w:val="0"/>
          <w:numId w:val="1"/>
        </w:numPr>
        <w:spacing w:after="0"/>
      </w:pPr>
      <w:r w:rsidRPr="3F717062">
        <w:rPr>
          <w:b/>
          <w:bCs/>
        </w:rPr>
        <w:t>Process</w:t>
      </w:r>
      <w:r w:rsidRPr="3F717062">
        <w:t xml:space="preserve">: Creates a new </w:t>
      </w:r>
      <w:r w:rsidRPr="3F717062">
        <w:rPr>
          <w:rFonts w:ascii="Consolas" w:eastAsia="Consolas" w:hAnsi="Consolas" w:cs="Consolas"/>
        </w:rPr>
        <w:t>LinkedList&lt;Book&gt;</w:t>
      </w:r>
      <w:r w:rsidRPr="3F717062">
        <w:t xml:space="preserve"> instance to hold </w:t>
      </w:r>
      <w:r w:rsidRPr="3F717062">
        <w:rPr>
          <w:rFonts w:ascii="Consolas" w:eastAsia="Consolas" w:hAnsi="Consolas" w:cs="Consolas"/>
        </w:rPr>
        <w:t>Book</w:t>
      </w:r>
      <w:r w:rsidRPr="3F717062">
        <w:t xml:space="preserve"> objects, preparing the library for operations such as adding, removing, or searching for books.</w:t>
      </w:r>
    </w:p>
    <w:p w14:paraId="57FD26C2" w14:textId="10D2FE3E" w:rsidR="58526C88" w:rsidRDefault="58526C88" w:rsidP="306C4E1F">
      <w:pPr>
        <w:pStyle w:val="Heading4"/>
        <w:spacing w:before="319" w:after="319"/>
        <w:ind w:left="720"/>
      </w:pPr>
      <w:r w:rsidRPr="3F717062">
        <w:rPr>
          <w:b/>
          <w:bCs/>
        </w:rPr>
        <w:t>Add a Book</w:t>
      </w:r>
    </w:p>
    <w:p w14:paraId="463D74F8" w14:textId="2ABEC09C" w:rsidR="3F717062" w:rsidRDefault="3F717062" w:rsidP="3F717062">
      <w:pPr>
        <w:pStyle w:val="ListParagraph"/>
        <w:numPr>
          <w:ilvl w:val="0"/>
          <w:numId w:val="1"/>
        </w:numPr>
        <w:spacing w:after="0"/>
      </w:pPr>
      <w:r w:rsidRPr="3F717062">
        <w:rPr>
          <w:b/>
          <w:bCs/>
        </w:rPr>
        <w:t>Description</w:t>
      </w:r>
      <w:r w:rsidRPr="3F717062">
        <w:t xml:space="preserve">: Adds a new </w:t>
      </w:r>
      <w:r w:rsidRPr="3F717062">
        <w:rPr>
          <w:rFonts w:ascii="Consolas" w:eastAsia="Consolas" w:hAnsi="Consolas" w:cs="Consolas"/>
        </w:rPr>
        <w:t>Book</w:t>
      </w:r>
      <w:r w:rsidRPr="3F717062">
        <w:t xml:space="preserve"> object to the </w:t>
      </w:r>
      <w:r w:rsidRPr="3F717062">
        <w:rPr>
          <w:rFonts w:ascii="Consolas" w:eastAsia="Consolas" w:hAnsi="Consolas" w:cs="Consolas"/>
        </w:rPr>
        <w:t>LinkedList&lt;Book&gt;</w:t>
      </w:r>
      <w:r w:rsidRPr="3F717062">
        <w:t xml:space="preserve">. This method expands the library’s collection by incorporating new books. It allows the library to dynamically increase its inventory as new titles are introduced. By using the </w:t>
      </w:r>
      <w:r w:rsidRPr="3F717062">
        <w:rPr>
          <w:rFonts w:ascii="Consolas" w:eastAsia="Consolas" w:hAnsi="Consolas" w:cs="Consolas"/>
        </w:rPr>
        <w:t>LinkedList</w:t>
      </w:r>
      <w:r w:rsidRPr="3F717062">
        <w:t xml:space="preserve">, books are efficiently </w:t>
      </w:r>
      <w:proofErr w:type="gramStart"/>
      <w:r w:rsidRPr="3F717062">
        <w:t>managed</w:t>
      </w:r>
      <w:proofErr w:type="gramEnd"/>
      <w:r w:rsidRPr="3F717062">
        <w:t xml:space="preserve"> and the collection can grow as needed.</w:t>
      </w:r>
    </w:p>
    <w:p w14:paraId="5FEDC20B" w14:textId="5FDFCC2D" w:rsidR="3F717062" w:rsidRDefault="3F717062" w:rsidP="3F717062">
      <w:pPr>
        <w:pStyle w:val="ListParagraph"/>
        <w:numPr>
          <w:ilvl w:val="0"/>
          <w:numId w:val="1"/>
        </w:numPr>
        <w:spacing w:after="0"/>
      </w:pPr>
      <w:r w:rsidRPr="3F717062">
        <w:rPr>
          <w:b/>
          <w:bCs/>
        </w:rPr>
        <w:t>Function</w:t>
      </w:r>
      <w:r w:rsidRPr="3F717062">
        <w:t xml:space="preserve">: Accepts a </w:t>
      </w:r>
      <w:r w:rsidRPr="3F717062">
        <w:rPr>
          <w:rFonts w:ascii="Consolas" w:eastAsia="Consolas" w:hAnsi="Consolas" w:cs="Consolas"/>
        </w:rPr>
        <w:t>Book</w:t>
      </w:r>
      <w:r w:rsidRPr="3F717062">
        <w:t xml:space="preserve"> object and adds it to the list.</w:t>
      </w:r>
    </w:p>
    <w:p w14:paraId="1C39F244" w14:textId="57158197" w:rsidR="3F717062" w:rsidRDefault="3F717062" w:rsidP="3F717062">
      <w:pPr>
        <w:pStyle w:val="ListParagraph"/>
        <w:numPr>
          <w:ilvl w:val="0"/>
          <w:numId w:val="1"/>
        </w:numPr>
        <w:spacing w:after="0"/>
      </w:pPr>
      <w:r w:rsidRPr="3F717062">
        <w:rPr>
          <w:b/>
          <w:bCs/>
        </w:rPr>
        <w:t>Process</w:t>
      </w:r>
      <w:r w:rsidRPr="3F717062">
        <w:t xml:space="preserve">: Invokes the </w:t>
      </w:r>
      <w:r w:rsidRPr="3F717062">
        <w:rPr>
          <w:rFonts w:ascii="Consolas" w:eastAsia="Consolas" w:hAnsi="Consolas" w:cs="Consolas"/>
        </w:rPr>
        <w:t>add</w:t>
      </w:r>
      <w:r w:rsidRPr="3F717062">
        <w:t xml:space="preserve"> method on the </w:t>
      </w:r>
      <w:r w:rsidRPr="3F717062">
        <w:rPr>
          <w:rFonts w:ascii="Consolas" w:eastAsia="Consolas" w:hAnsi="Consolas" w:cs="Consolas"/>
        </w:rPr>
        <w:t>LinkedList</w:t>
      </w:r>
      <w:r w:rsidRPr="3F717062">
        <w:t xml:space="preserve"> to insert the </w:t>
      </w:r>
      <w:r w:rsidRPr="3F717062">
        <w:rPr>
          <w:rFonts w:ascii="Consolas" w:eastAsia="Consolas" w:hAnsi="Consolas" w:cs="Consolas"/>
        </w:rPr>
        <w:t>Book</w:t>
      </w:r>
      <w:r w:rsidRPr="3F717062">
        <w:t xml:space="preserve"> object, thus updating the library’s inventory.</w:t>
      </w:r>
    </w:p>
    <w:p w14:paraId="0CD55A7C" w14:textId="789484E5" w:rsidR="58526C88" w:rsidRDefault="58526C88" w:rsidP="306C4E1F">
      <w:pPr>
        <w:pStyle w:val="Heading4"/>
        <w:spacing w:before="319" w:after="319"/>
        <w:ind w:left="720"/>
      </w:pPr>
      <w:r w:rsidRPr="3F717062">
        <w:rPr>
          <w:b/>
          <w:bCs/>
        </w:rPr>
        <w:t>Remove a Book</w:t>
      </w:r>
    </w:p>
    <w:p w14:paraId="01061C99" w14:textId="7EFE54BD" w:rsidR="3F717062" w:rsidRDefault="3F717062" w:rsidP="3F717062">
      <w:pPr>
        <w:pStyle w:val="ListParagraph"/>
        <w:numPr>
          <w:ilvl w:val="0"/>
          <w:numId w:val="1"/>
        </w:numPr>
        <w:spacing w:after="0"/>
      </w:pPr>
      <w:r w:rsidRPr="3F717062">
        <w:rPr>
          <w:b/>
          <w:bCs/>
        </w:rPr>
        <w:t>Description</w:t>
      </w:r>
      <w:r w:rsidRPr="3F717062">
        <w:t xml:space="preserve">: Searches the </w:t>
      </w:r>
      <w:r w:rsidRPr="3F717062">
        <w:rPr>
          <w:rFonts w:ascii="Consolas" w:eastAsia="Consolas" w:hAnsi="Consolas" w:cs="Consolas"/>
        </w:rPr>
        <w:t>LinkedList&lt;Book&gt;</w:t>
      </w:r>
      <w:r w:rsidRPr="3F717062">
        <w:t xml:space="preserve"> for a book by its title and removes it if found. This method helps manage the library’s collection by allowing for the removal of outdated, damaged, or unnecessary books. It ensures that the inventory remains current and relevant by efficiently handling deletions while providing feedback if the book is not found.</w:t>
      </w:r>
    </w:p>
    <w:p w14:paraId="18CCFCDD" w14:textId="09017E9A" w:rsidR="3F717062" w:rsidRDefault="3F717062" w:rsidP="3F717062">
      <w:pPr>
        <w:pStyle w:val="ListParagraph"/>
        <w:numPr>
          <w:ilvl w:val="0"/>
          <w:numId w:val="1"/>
        </w:numPr>
        <w:spacing w:after="0"/>
      </w:pPr>
      <w:r w:rsidRPr="3F717062">
        <w:rPr>
          <w:b/>
          <w:bCs/>
        </w:rPr>
        <w:t>Function</w:t>
      </w:r>
      <w:r w:rsidRPr="3F717062">
        <w:t>: Searches for a book by title and removes it from the list.</w:t>
      </w:r>
    </w:p>
    <w:p w14:paraId="6A7B948D" w14:textId="49F668F1" w:rsidR="3F717062" w:rsidRDefault="3F717062" w:rsidP="3F717062">
      <w:pPr>
        <w:pStyle w:val="ListParagraph"/>
        <w:numPr>
          <w:ilvl w:val="0"/>
          <w:numId w:val="1"/>
        </w:numPr>
        <w:spacing w:after="0"/>
      </w:pPr>
      <w:r w:rsidRPr="3F717062">
        <w:rPr>
          <w:b/>
          <w:bCs/>
        </w:rPr>
        <w:t>Process</w:t>
      </w:r>
      <w:r w:rsidRPr="3F717062">
        <w:t xml:space="preserve">: Iterates through the </w:t>
      </w:r>
      <w:r w:rsidRPr="3F717062">
        <w:rPr>
          <w:rFonts w:ascii="Consolas" w:eastAsia="Consolas" w:hAnsi="Consolas" w:cs="Consolas"/>
        </w:rPr>
        <w:t>LinkedList</w:t>
      </w:r>
      <w:r w:rsidRPr="3F717062">
        <w:t xml:space="preserve"> to find a book with the matching title. If found, uses the </w:t>
      </w:r>
      <w:r w:rsidRPr="3F717062">
        <w:rPr>
          <w:rFonts w:ascii="Consolas" w:eastAsia="Consolas" w:hAnsi="Consolas" w:cs="Consolas"/>
        </w:rPr>
        <w:t>remove</w:t>
      </w:r>
      <w:r w:rsidRPr="3F717062">
        <w:t xml:space="preserve"> method to delete the book from the list and provides feedback if the book is not present.</w:t>
      </w:r>
    </w:p>
    <w:p w14:paraId="4070E3BB" w14:textId="3E022279" w:rsidR="3F717062" w:rsidRDefault="3F717062" w:rsidP="306C4E1F">
      <w:pPr>
        <w:pStyle w:val="Heading4"/>
        <w:spacing w:before="319" w:after="319"/>
        <w:ind w:left="720"/>
      </w:pPr>
      <w:r w:rsidRPr="3F717062">
        <w:rPr>
          <w:b/>
          <w:bCs/>
        </w:rPr>
        <w:t>Search for a Book</w:t>
      </w:r>
    </w:p>
    <w:p w14:paraId="761D53AA" w14:textId="02B06E1C" w:rsidR="3F717062" w:rsidRDefault="3F717062" w:rsidP="3F717062">
      <w:pPr>
        <w:pStyle w:val="ListParagraph"/>
        <w:numPr>
          <w:ilvl w:val="0"/>
          <w:numId w:val="1"/>
        </w:numPr>
        <w:spacing w:after="0"/>
      </w:pPr>
      <w:r w:rsidRPr="3F717062">
        <w:rPr>
          <w:b/>
          <w:bCs/>
        </w:rPr>
        <w:t>Description</w:t>
      </w:r>
      <w:r w:rsidRPr="3F717062">
        <w:t xml:space="preserve">: Searches the </w:t>
      </w:r>
      <w:r w:rsidRPr="3F717062">
        <w:rPr>
          <w:rFonts w:ascii="Consolas" w:eastAsia="Consolas" w:hAnsi="Consolas" w:cs="Consolas"/>
        </w:rPr>
        <w:t>LinkedList&lt;Book&gt;</w:t>
      </w:r>
      <w:r w:rsidRPr="3F717062">
        <w:t xml:space="preserve"> for a book by its title and returns the </w:t>
      </w:r>
      <w:r w:rsidRPr="3F717062">
        <w:rPr>
          <w:rFonts w:ascii="Consolas" w:eastAsia="Consolas" w:hAnsi="Consolas" w:cs="Consolas"/>
        </w:rPr>
        <w:t>Book</w:t>
      </w:r>
      <w:r w:rsidRPr="3F717062">
        <w:t xml:space="preserve"> object if found. This method facilitates quick access to specific books within the library’s collection. It allows users to efficiently locate books by title, which is useful for browsing and retrieval. If no matching title is found, the method returns </w:t>
      </w:r>
      <w:r w:rsidRPr="3F717062">
        <w:rPr>
          <w:rFonts w:ascii="Consolas" w:eastAsia="Consolas" w:hAnsi="Consolas" w:cs="Consolas"/>
        </w:rPr>
        <w:t>null</w:t>
      </w:r>
      <w:r w:rsidRPr="3F717062">
        <w:t>.</w:t>
      </w:r>
    </w:p>
    <w:p w14:paraId="6DADA00F" w14:textId="59B85291" w:rsidR="3F717062" w:rsidRDefault="3F717062" w:rsidP="3F717062">
      <w:pPr>
        <w:pStyle w:val="ListParagraph"/>
        <w:numPr>
          <w:ilvl w:val="0"/>
          <w:numId w:val="1"/>
        </w:numPr>
        <w:spacing w:after="0"/>
      </w:pPr>
      <w:r w:rsidRPr="3F717062">
        <w:rPr>
          <w:b/>
          <w:bCs/>
        </w:rPr>
        <w:t>Function</w:t>
      </w:r>
      <w:r w:rsidRPr="3F717062">
        <w:t xml:space="preserve">: Searches for and returns a </w:t>
      </w:r>
      <w:r w:rsidRPr="3F717062">
        <w:rPr>
          <w:rFonts w:ascii="Consolas" w:eastAsia="Consolas" w:hAnsi="Consolas" w:cs="Consolas"/>
        </w:rPr>
        <w:t>Book</w:t>
      </w:r>
      <w:r w:rsidRPr="3F717062">
        <w:t xml:space="preserve"> object by title.</w:t>
      </w:r>
    </w:p>
    <w:p w14:paraId="23566295" w14:textId="5D80A1B6" w:rsidR="3F717062" w:rsidRDefault="3F717062" w:rsidP="3F717062">
      <w:pPr>
        <w:pStyle w:val="ListParagraph"/>
        <w:numPr>
          <w:ilvl w:val="0"/>
          <w:numId w:val="1"/>
        </w:numPr>
        <w:spacing w:after="0"/>
      </w:pPr>
      <w:r w:rsidRPr="3F717062">
        <w:rPr>
          <w:b/>
          <w:bCs/>
        </w:rPr>
        <w:t>Process</w:t>
      </w:r>
      <w:r w:rsidRPr="3F717062">
        <w:t xml:space="preserve">: Scans through the </w:t>
      </w:r>
      <w:r w:rsidRPr="3F717062">
        <w:rPr>
          <w:rFonts w:ascii="Consolas" w:eastAsia="Consolas" w:hAnsi="Consolas" w:cs="Consolas"/>
        </w:rPr>
        <w:t>LinkedList</w:t>
      </w:r>
      <w:r w:rsidRPr="3F717062">
        <w:t xml:space="preserve"> to find a book with the specified title. Returns the </w:t>
      </w:r>
      <w:r w:rsidRPr="3F717062">
        <w:rPr>
          <w:rFonts w:ascii="Consolas" w:eastAsia="Consolas" w:hAnsi="Consolas" w:cs="Consolas"/>
        </w:rPr>
        <w:t>Book</w:t>
      </w:r>
      <w:r w:rsidRPr="3F717062">
        <w:t xml:space="preserve"> object if found, or </w:t>
      </w:r>
      <w:r w:rsidRPr="3F717062">
        <w:rPr>
          <w:rFonts w:ascii="Consolas" w:eastAsia="Consolas" w:hAnsi="Consolas" w:cs="Consolas"/>
        </w:rPr>
        <w:t>null</w:t>
      </w:r>
      <w:r w:rsidRPr="3F717062">
        <w:t xml:space="preserve"> if the title does not match any book in the list.</w:t>
      </w:r>
    </w:p>
    <w:p w14:paraId="32F548DB" w14:textId="14618F2D" w:rsidR="58526C88" w:rsidRDefault="58526C88" w:rsidP="119D0DDA">
      <w:pPr>
        <w:pStyle w:val="Heading4"/>
        <w:spacing w:before="319" w:after="319"/>
        <w:ind w:left="720"/>
      </w:pPr>
      <w:r w:rsidRPr="3F717062">
        <w:rPr>
          <w:b/>
          <w:bCs/>
        </w:rPr>
        <w:t>Display Inventory</w:t>
      </w:r>
    </w:p>
    <w:p w14:paraId="794A8139" w14:textId="7FAC571B" w:rsidR="3F717062" w:rsidRDefault="3F717062" w:rsidP="3F717062">
      <w:pPr>
        <w:pStyle w:val="ListParagraph"/>
        <w:numPr>
          <w:ilvl w:val="0"/>
          <w:numId w:val="1"/>
        </w:numPr>
        <w:spacing w:after="0"/>
      </w:pPr>
      <w:r w:rsidRPr="3F717062">
        <w:rPr>
          <w:b/>
          <w:bCs/>
        </w:rPr>
        <w:t>Description</w:t>
      </w:r>
      <w:r w:rsidRPr="3F717062">
        <w:t xml:space="preserve">: Lists all books currently in the </w:t>
      </w:r>
      <w:r w:rsidRPr="3F717062">
        <w:rPr>
          <w:rFonts w:ascii="Consolas" w:eastAsia="Consolas" w:hAnsi="Consolas" w:cs="Consolas"/>
        </w:rPr>
        <w:t>LinkedList&lt;Book&gt;</w:t>
      </w:r>
      <w:r w:rsidRPr="3F717062">
        <w:t>, displaying their titles. This method provides an overview of the entire collection available in the library. It enables users to view all the books in the inventory and helps in browsing through the library’s collection. If the inventory is empty, the method notifies the user accordingly.</w:t>
      </w:r>
    </w:p>
    <w:p w14:paraId="3A18EFD2" w14:textId="61A98DED" w:rsidR="3F717062" w:rsidRDefault="3F717062" w:rsidP="3F717062">
      <w:pPr>
        <w:pStyle w:val="ListParagraph"/>
        <w:numPr>
          <w:ilvl w:val="0"/>
          <w:numId w:val="1"/>
        </w:numPr>
        <w:spacing w:after="0"/>
      </w:pPr>
      <w:r w:rsidRPr="3F717062">
        <w:rPr>
          <w:b/>
          <w:bCs/>
        </w:rPr>
        <w:t>Function</w:t>
      </w:r>
      <w:r w:rsidRPr="3F717062">
        <w:t>: Displays the titles of all books in the inventory.</w:t>
      </w:r>
    </w:p>
    <w:p w14:paraId="6A9DBFC7" w14:textId="61543031" w:rsidR="3F717062" w:rsidRDefault="3F717062" w:rsidP="3F717062">
      <w:pPr>
        <w:pStyle w:val="ListParagraph"/>
        <w:numPr>
          <w:ilvl w:val="0"/>
          <w:numId w:val="1"/>
        </w:numPr>
        <w:spacing w:after="0"/>
      </w:pPr>
      <w:r w:rsidRPr="3F717062">
        <w:rPr>
          <w:b/>
          <w:bCs/>
        </w:rPr>
        <w:t>Process</w:t>
      </w:r>
      <w:r w:rsidRPr="3F717062">
        <w:t xml:space="preserve">: Iterates through the </w:t>
      </w:r>
      <w:r w:rsidRPr="3F717062">
        <w:rPr>
          <w:rFonts w:ascii="Consolas" w:eastAsia="Consolas" w:hAnsi="Consolas" w:cs="Consolas"/>
        </w:rPr>
        <w:t>LinkedList</w:t>
      </w:r>
      <w:r w:rsidRPr="3F717062">
        <w:t xml:space="preserve"> and prints each book’s title. Notifies the user </w:t>
      </w:r>
      <w:r w:rsidR="58526C88" w:rsidRPr="3F717062">
        <w:t>if the inventory is empty.</w:t>
      </w:r>
    </w:p>
    <w:p w14:paraId="05F9A18D" w14:textId="4C9ED438" w:rsidR="58526C88" w:rsidRDefault="58526C88" w:rsidP="119D0DDA">
      <w:pPr>
        <w:pStyle w:val="ListParagraph"/>
      </w:pPr>
    </w:p>
    <w:p w14:paraId="60D04FC3" w14:textId="1462BA80" w:rsidR="58526C88" w:rsidRDefault="58526C88" w:rsidP="119D0DDA">
      <w:pPr>
        <w:pStyle w:val="Heading3"/>
        <w:spacing w:before="281" w:after="281"/>
        <w:ind w:left="720"/>
      </w:pPr>
      <w:r w:rsidRPr="3F717062">
        <w:rPr>
          <w:b/>
          <w:bCs/>
        </w:rPr>
        <w:t>User Methods</w:t>
      </w:r>
    </w:p>
    <w:p w14:paraId="1262A2B3" w14:textId="403F1D9D" w:rsidR="58526C88" w:rsidRDefault="58526C88" w:rsidP="3D147771">
      <w:pPr>
        <w:pStyle w:val="Heading4"/>
        <w:spacing w:before="319" w:after="319"/>
        <w:ind w:left="720"/>
      </w:pPr>
      <w:r w:rsidRPr="3F717062">
        <w:rPr>
          <w:b/>
          <w:bCs/>
        </w:rPr>
        <w:t>Borrow a Book</w:t>
      </w:r>
    </w:p>
    <w:p w14:paraId="595E2F85" w14:textId="4E2FEF54" w:rsidR="3F717062" w:rsidRDefault="3F717062" w:rsidP="3F717062">
      <w:pPr>
        <w:pStyle w:val="ListParagraph"/>
        <w:numPr>
          <w:ilvl w:val="0"/>
          <w:numId w:val="1"/>
        </w:numPr>
        <w:spacing w:after="0"/>
      </w:pPr>
      <w:r w:rsidRPr="3F717062">
        <w:rPr>
          <w:b/>
          <w:bCs/>
        </w:rPr>
        <w:t>Description</w:t>
      </w:r>
      <w:r w:rsidRPr="3F717062">
        <w:t>: Allows a user to borrow a book from the library. This method updates the user’s record to reflect the borrowed book and marks the book as checked out. It ensures that borrowed books are removed from the library’s inventory and added to the user’s borrowed list, managing the temporary loan of books. If the book is unavailable, an appropriate message is displayed to the user.</w:t>
      </w:r>
    </w:p>
    <w:p w14:paraId="4383D48A" w14:textId="3EA8B7C0" w:rsidR="3F717062" w:rsidRDefault="3F717062" w:rsidP="3F717062">
      <w:pPr>
        <w:pStyle w:val="ListParagraph"/>
        <w:numPr>
          <w:ilvl w:val="0"/>
          <w:numId w:val="1"/>
        </w:numPr>
        <w:spacing w:after="0"/>
      </w:pPr>
      <w:r w:rsidRPr="3F717062">
        <w:rPr>
          <w:b/>
          <w:bCs/>
        </w:rPr>
        <w:t>Function</w:t>
      </w:r>
      <w:r w:rsidRPr="3F717062">
        <w:t>: Checks out a book to the user.</w:t>
      </w:r>
    </w:p>
    <w:p w14:paraId="2B390FBC" w14:textId="40E6AF82" w:rsidR="3F717062" w:rsidRDefault="3F717062" w:rsidP="3F717062">
      <w:pPr>
        <w:pStyle w:val="ListParagraph"/>
        <w:numPr>
          <w:ilvl w:val="0"/>
          <w:numId w:val="1"/>
        </w:numPr>
        <w:spacing w:after="0"/>
      </w:pPr>
      <w:r w:rsidRPr="3F717062">
        <w:rPr>
          <w:b/>
          <w:bCs/>
        </w:rPr>
        <w:t>Process</w:t>
      </w:r>
      <w:r w:rsidRPr="3F717062">
        <w:t>: Searches for the book by title in the library’s inventory. If the book is available, it is added to the user’s borrowed list and removed from the library’s inventory. Displays a success message and an error if the book is not available.</w:t>
      </w:r>
    </w:p>
    <w:p w14:paraId="2CEC9B1F" w14:textId="391A7247" w:rsidR="58526C88" w:rsidRDefault="58526C88" w:rsidP="3D147771">
      <w:pPr>
        <w:pStyle w:val="Heading4"/>
        <w:spacing w:before="319" w:after="319"/>
        <w:ind w:left="720"/>
      </w:pPr>
      <w:r w:rsidRPr="3F717062">
        <w:rPr>
          <w:b/>
          <w:bCs/>
        </w:rPr>
        <w:t>Return a Book</w:t>
      </w:r>
    </w:p>
    <w:p w14:paraId="47F421BB" w14:textId="01A3BA79" w:rsidR="3F717062" w:rsidRDefault="3F717062" w:rsidP="3F717062">
      <w:pPr>
        <w:pStyle w:val="ListParagraph"/>
        <w:numPr>
          <w:ilvl w:val="0"/>
          <w:numId w:val="1"/>
        </w:numPr>
        <w:spacing w:after="0"/>
      </w:pPr>
      <w:r w:rsidRPr="3F717062">
        <w:rPr>
          <w:b/>
          <w:bCs/>
        </w:rPr>
        <w:t>Description</w:t>
      </w:r>
      <w:r w:rsidRPr="3F717062">
        <w:t>: Handles the process of returning a borrowed book. This method updates the library’s inventory to reflect the returned book and removes it from the user’s borrowed list. It manages the reintegration of books into the library’s collection and ensures that the user’s borrowed list is accurately updated. If the book is not found in the borrowed list, an error message is displayed.</w:t>
      </w:r>
    </w:p>
    <w:p w14:paraId="57348BF7" w14:textId="27B93C6C" w:rsidR="3F717062" w:rsidRDefault="3F717062" w:rsidP="3F717062">
      <w:pPr>
        <w:pStyle w:val="ListParagraph"/>
        <w:numPr>
          <w:ilvl w:val="0"/>
          <w:numId w:val="1"/>
        </w:numPr>
        <w:spacing w:after="0"/>
      </w:pPr>
      <w:r w:rsidRPr="3F717062">
        <w:rPr>
          <w:b/>
          <w:bCs/>
        </w:rPr>
        <w:t>Function</w:t>
      </w:r>
      <w:r w:rsidRPr="3F717062">
        <w:t>: Marks a borrowed book as returned.</w:t>
      </w:r>
    </w:p>
    <w:p w14:paraId="17962EDF" w14:textId="06C1D030" w:rsidR="3F717062" w:rsidRDefault="3F717062" w:rsidP="3F717062">
      <w:pPr>
        <w:pStyle w:val="ListParagraph"/>
        <w:numPr>
          <w:ilvl w:val="0"/>
          <w:numId w:val="1"/>
        </w:numPr>
        <w:spacing w:after="0"/>
      </w:pPr>
      <w:r w:rsidRPr="3F717062">
        <w:rPr>
          <w:b/>
          <w:bCs/>
        </w:rPr>
        <w:t>Process</w:t>
      </w:r>
      <w:r w:rsidRPr="3F717062">
        <w:t>: Searches the user’s borrowed list for the book by title. Marks the book as returned and reinserts it into the library’s inventory. Displays a success message or an error if the book is not found in the borrowed list.</w:t>
      </w:r>
    </w:p>
    <w:p w14:paraId="08DE7861" w14:textId="79B13F9E" w:rsidR="3F717062" w:rsidRDefault="3F717062" w:rsidP="3D147771">
      <w:pPr>
        <w:pStyle w:val="Heading4"/>
        <w:spacing w:before="319" w:after="319"/>
        <w:ind w:left="720"/>
      </w:pPr>
      <w:r w:rsidRPr="3F717062">
        <w:rPr>
          <w:b/>
          <w:bCs/>
        </w:rPr>
        <w:t>Display Borrowed Books</w:t>
      </w:r>
    </w:p>
    <w:p w14:paraId="0FE0EBCE" w14:textId="2CA00020" w:rsidR="3F717062" w:rsidRDefault="3F717062" w:rsidP="3F717062">
      <w:pPr>
        <w:pStyle w:val="ListParagraph"/>
        <w:numPr>
          <w:ilvl w:val="0"/>
          <w:numId w:val="1"/>
        </w:numPr>
        <w:spacing w:after="0"/>
      </w:pPr>
      <w:r w:rsidRPr="3F717062">
        <w:rPr>
          <w:b/>
          <w:bCs/>
        </w:rPr>
        <w:t>Description</w:t>
      </w:r>
      <w:r w:rsidRPr="3F717062">
        <w:t>: Displays a list of books currently borrowed by the user. This method provides an overview of the books a user has checked out, helping them track their borrowed items. If no books are currently borrowed, the method notifies the user accordingly.</w:t>
      </w:r>
    </w:p>
    <w:p w14:paraId="6942B8F3" w14:textId="221BA5CD" w:rsidR="3F717062" w:rsidRDefault="3F717062" w:rsidP="3F717062">
      <w:pPr>
        <w:pStyle w:val="ListParagraph"/>
        <w:numPr>
          <w:ilvl w:val="0"/>
          <w:numId w:val="1"/>
        </w:numPr>
        <w:spacing w:after="0"/>
      </w:pPr>
      <w:r w:rsidRPr="3F717062">
        <w:rPr>
          <w:b/>
          <w:bCs/>
        </w:rPr>
        <w:t>Function</w:t>
      </w:r>
      <w:r w:rsidRPr="3F717062">
        <w:t>: Lists all books borrowed by the user.</w:t>
      </w:r>
    </w:p>
    <w:p w14:paraId="632457AE" w14:textId="31DA7B54" w:rsidR="3F717062" w:rsidRDefault="3F717062" w:rsidP="3F717062">
      <w:pPr>
        <w:pStyle w:val="ListParagraph"/>
        <w:numPr>
          <w:ilvl w:val="0"/>
          <w:numId w:val="1"/>
        </w:numPr>
        <w:spacing w:after="0"/>
      </w:pPr>
      <w:r w:rsidRPr="3F717062">
        <w:rPr>
          <w:b/>
          <w:bCs/>
        </w:rPr>
        <w:t>Process</w:t>
      </w:r>
      <w:r w:rsidRPr="3F717062">
        <w:t>: Checks the user’s borrowed list and prints the titles of all borrowed books. Notifies the user if no books are currently borrowed.</w:t>
      </w:r>
    </w:p>
    <w:p w14:paraId="418D4F4B" w14:textId="28FFC4BB" w:rsidR="58526C88" w:rsidRDefault="58526C88" w:rsidP="541DC818">
      <w:pPr>
        <w:pStyle w:val="Heading4"/>
        <w:spacing w:before="319" w:after="319"/>
        <w:ind w:left="720"/>
      </w:pPr>
      <w:r w:rsidRPr="3F717062">
        <w:rPr>
          <w:b/>
          <w:bCs/>
        </w:rPr>
        <w:t>Buy a Book</w:t>
      </w:r>
    </w:p>
    <w:p w14:paraId="57ED3347" w14:textId="66AB8AFA" w:rsidR="3F717062" w:rsidRDefault="3F717062" w:rsidP="3F717062">
      <w:pPr>
        <w:pStyle w:val="ListParagraph"/>
        <w:numPr>
          <w:ilvl w:val="0"/>
          <w:numId w:val="1"/>
        </w:numPr>
        <w:spacing w:after="0"/>
      </w:pPr>
      <w:r w:rsidRPr="3F717062">
        <w:rPr>
          <w:b/>
          <w:bCs/>
        </w:rPr>
        <w:t>Description</w:t>
      </w:r>
      <w:r w:rsidRPr="3F717062">
        <w:t>: Allows a user to purchase a book and deduct its price from their account balance. This method handles the transaction process, including verifying the user’s balance, updating the library’s inventory, and managing the book’s purchase count. It ensures that the user has sufficient funds and updates both the inventory and the user’s balance. If the book is not found or the user has insufficient funds, appropriate messages are displayed.</w:t>
      </w:r>
    </w:p>
    <w:p w14:paraId="1FA73510" w14:textId="60407CEE" w:rsidR="3F717062" w:rsidRDefault="3F717062" w:rsidP="3F717062">
      <w:pPr>
        <w:pStyle w:val="ListParagraph"/>
        <w:numPr>
          <w:ilvl w:val="0"/>
          <w:numId w:val="1"/>
        </w:numPr>
        <w:spacing w:after="0"/>
      </w:pPr>
      <w:r w:rsidRPr="3F717062">
        <w:rPr>
          <w:b/>
          <w:bCs/>
        </w:rPr>
        <w:t>Function</w:t>
      </w:r>
      <w:r w:rsidRPr="3F717062">
        <w:t>: Purchases a book and updates the user’s balance.</w:t>
      </w:r>
    </w:p>
    <w:p w14:paraId="612BDEFC" w14:textId="2BC6C82B" w:rsidR="3F717062" w:rsidRDefault="3F717062" w:rsidP="3F717062">
      <w:pPr>
        <w:pStyle w:val="ListParagraph"/>
        <w:numPr>
          <w:ilvl w:val="0"/>
          <w:numId w:val="1"/>
        </w:numPr>
        <w:spacing w:after="0"/>
      </w:pPr>
      <w:r w:rsidRPr="3F717062">
        <w:rPr>
          <w:b/>
          <w:bCs/>
        </w:rPr>
        <w:t>Process</w:t>
      </w:r>
      <w:r w:rsidRPr="3F717062">
        <w:t>: Searches for the book by title. If the book is available and the user has enough funds, deducts the book’s price from the user’s balance, removes the book from the inventory, and increments the purchase count. Displays success or error messages as needed.</w:t>
      </w:r>
    </w:p>
    <w:p w14:paraId="230141C0" w14:textId="52012F87" w:rsidR="58526C88" w:rsidRDefault="58526C88" w:rsidP="541DC818">
      <w:pPr>
        <w:pStyle w:val="ListParagraph"/>
      </w:pPr>
    </w:p>
    <w:p w14:paraId="7290398C" w14:textId="48993EEF" w:rsidR="58526C88" w:rsidRDefault="58526C88" w:rsidP="261E5B45">
      <w:pPr>
        <w:pStyle w:val="Heading3"/>
        <w:spacing w:before="281" w:after="281"/>
        <w:ind w:left="720"/>
      </w:pPr>
      <w:r w:rsidRPr="3F717062">
        <w:rPr>
          <w:b/>
          <w:bCs/>
        </w:rPr>
        <w:t>Menu and Option Methods</w:t>
      </w:r>
    </w:p>
    <w:p w14:paraId="4D2B6A6F" w14:textId="40940A95" w:rsidR="58526C88" w:rsidRDefault="58526C88" w:rsidP="261E5B45">
      <w:pPr>
        <w:pStyle w:val="Heading4"/>
        <w:spacing w:before="319" w:after="319"/>
        <w:ind w:left="720"/>
        <w:rPr>
          <w:b/>
          <w:bCs/>
        </w:rPr>
      </w:pPr>
      <w:proofErr w:type="spellStart"/>
      <w:r w:rsidRPr="3F717062">
        <w:rPr>
          <w:b/>
          <w:bCs/>
        </w:rPr>
        <w:t>IamConsumer</w:t>
      </w:r>
      <w:proofErr w:type="spellEnd"/>
    </w:p>
    <w:p w14:paraId="6DCB9EE9" w14:textId="4B34D07B" w:rsidR="3F717062" w:rsidRDefault="3F717062" w:rsidP="3F717062">
      <w:pPr>
        <w:pStyle w:val="ListParagraph"/>
        <w:numPr>
          <w:ilvl w:val="0"/>
          <w:numId w:val="1"/>
        </w:numPr>
        <w:spacing w:after="0"/>
      </w:pPr>
      <w:r w:rsidRPr="3F717062">
        <w:rPr>
          <w:b/>
          <w:bCs/>
        </w:rPr>
        <w:t>Description</w:t>
      </w:r>
      <w:r w:rsidRPr="3F717062">
        <w:t>: Manages the main menu interface for a logged-in user, providing access to various actions related to library management and account settings. This method serves as the central navigation point, allowing users to perform actions such as buying, borrowing, and returning books, as well as managing their account details. It handles multiple user actions until the user decides to exit or delete their account.</w:t>
      </w:r>
    </w:p>
    <w:p w14:paraId="25073EB3" w14:textId="32F5FC5A" w:rsidR="3F717062" w:rsidRDefault="3F717062" w:rsidP="3F717062">
      <w:pPr>
        <w:pStyle w:val="ListParagraph"/>
        <w:numPr>
          <w:ilvl w:val="0"/>
          <w:numId w:val="1"/>
        </w:numPr>
        <w:spacing w:after="0"/>
      </w:pPr>
      <w:r w:rsidRPr="3F717062">
        <w:rPr>
          <w:b/>
          <w:bCs/>
        </w:rPr>
        <w:t>Function</w:t>
      </w:r>
      <w:r w:rsidRPr="3F717062">
        <w:t>: Displays the main menu and handles user selections.</w:t>
      </w:r>
    </w:p>
    <w:p w14:paraId="78DD72D3" w14:textId="3A43D2EE" w:rsidR="3F717062" w:rsidRDefault="3F717062" w:rsidP="3F717062">
      <w:pPr>
        <w:pStyle w:val="ListParagraph"/>
        <w:numPr>
          <w:ilvl w:val="0"/>
          <w:numId w:val="1"/>
        </w:numPr>
        <w:spacing w:after="0"/>
      </w:pPr>
      <w:r w:rsidRPr="3F717062">
        <w:rPr>
          <w:b/>
          <w:bCs/>
        </w:rPr>
        <w:t>Process</w:t>
      </w:r>
      <w:r w:rsidRPr="3F717062">
        <w:t>: Presents a menu with options for different actions. Processes user input to perform actions such as buying, borrowing, returning books, and managing account settings. Continues to handle user actions until the user exits or deletes their account.</w:t>
      </w:r>
    </w:p>
    <w:p w14:paraId="70C30337" w14:textId="0C9FAC05" w:rsidR="3F717062" w:rsidRDefault="3F717062" w:rsidP="261E5B45">
      <w:pPr>
        <w:pStyle w:val="Heading4"/>
        <w:spacing w:before="319" w:after="319"/>
        <w:ind w:left="720"/>
        <w:rPr>
          <w:b/>
          <w:bCs/>
        </w:rPr>
      </w:pPr>
      <w:proofErr w:type="spellStart"/>
      <w:r w:rsidRPr="3F717062">
        <w:rPr>
          <w:b/>
          <w:bCs/>
        </w:rPr>
        <w:t>optionOne</w:t>
      </w:r>
      <w:proofErr w:type="spellEnd"/>
    </w:p>
    <w:p w14:paraId="70460B16" w14:textId="4CD1BB8C" w:rsidR="3F717062" w:rsidRDefault="3F717062" w:rsidP="3F717062">
      <w:pPr>
        <w:pStyle w:val="ListParagraph"/>
        <w:numPr>
          <w:ilvl w:val="0"/>
          <w:numId w:val="1"/>
        </w:numPr>
        <w:spacing w:after="0"/>
      </w:pPr>
      <w:r w:rsidRPr="3F717062">
        <w:rPr>
          <w:b/>
          <w:bCs/>
        </w:rPr>
        <w:t>Description</w:t>
      </w:r>
      <w:r w:rsidRPr="3F717062">
        <w:t>: Handles the process for purchasing a book, including checking availability, verifying user balance, and managing coupons. This method facilitates book purchases by checking if the book is in stock, verifying that the user has sufficient funds, and updating the user’s spending. It also manages any applicable coupons and displays relevant messages to the user.</w:t>
      </w:r>
    </w:p>
    <w:p w14:paraId="24A75672" w14:textId="4F5FAFFD" w:rsidR="3F717062" w:rsidRDefault="3F717062" w:rsidP="3F717062">
      <w:pPr>
        <w:pStyle w:val="ListParagraph"/>
        <w:numPr>
          <w:ilvl w:val="0"/>
          <w:numId w:val="1"/>
        </w:numPr>
        <w:spacing w:after="0"/>
      </w:pPr>
      <w:r w:rsidRPr="3F717062">
        <w:rPr>
          <w:b/>
          <w:bCs/>
        </w:rPr>
        <w:t>Function</w:t>
      </w:r>
      <w:r w:rsidRPr="3F717062">
        <w:t>: Executes the purchase of a book.</w:t>
      </w:r>
    </w:p>
    <w:p w14:paraId="3B8D3AEE" w14:textId="5D243748" w:rsidR="3F717062" w:rsidRDefault="3F717062" w:rsidP="3F717062">
      <w:pPr>
        <w:pStyle w:val="ListParagraph"/>
        <w:numPr>
          <w:ilvl w:val="0"/>
          <w:numId w:val="1"/>
        </w:numPr>
        <w:spacing w:after="0"/>
      </w:pPr>
      <w:r w:rsidRPr="3F717062">
        <w:rPr>
          <w:b/>
          <w:bCs/>
        </w:rPr>
        <w:t>Process</w:t>
      </w:r>
      <w:r w:rsidRPr="3F717062">
        <w:t>: Prompts the user for the book title, checks if the book is available and if the user has sufficient funds. Deducts the book’s price from the user’s balance and updates the inventory. Handles coupon management and displays relevant success or error messages.</w:t>
      </w:r>
    </w:p>
    <w:p w14:paraId="68A68C1A" w14:textId="6CD19193" w:rsidR="58526C88" w:rsidRDefault="58526C88" w:rsidP="07FCDE60">
      <w:pPr>
        <w:pStyle w:val="Heading4"/>
        <w:spacing w:before="319" w:after="319"/>
        <w:ind w:left="720"/>
        <w:rPr>
          <w:b/>
          <w:bCs/>
        </w:rPr>
      </w:pPr>
      <w:proofErr w:type="spellStart"/>
      <w:r w:rsidRPr="3F717062">
        <w:rPr>
          <w:b/>
          <w:bCs/>
        </w:rPr>
        <w:t>optionTwo</w:t>
      </w:r>
      <w:proofErr w:type="spellEnd"/>
    </w:p>
    <w:p w14:paraId="3FF17D47" w14:textId="106737EB" w:rsidR="3F717062" w:rsidRDefault="3F717062" w:rsidP="3F717062">
      <w:pPr>
        <w:pStyle w:val="ListParagraph"/>
        <w:numPr>
          <w:ilvl w:val="0"/>
          <w:numId w:val="1"/>
        </w:numPr>
        <w:spacing w:after="0"/>
      </w:pPr>
      <w:r w:rsidRPr="3F717062">
        <w:rPr>
          <w:b/>
          <w:bCs/>
        </w:rPr>
        <w:t>Description</w:t>
      </w:r>
      <w:r w:rsidRPr="3F717062">
        <w:t>: Manages the borrowing of a book by checking its availability and updating the user’s borrowed list. This method facilitates the borrowing process but may not fully integrate with the user’s borrowed list. It allows users to check out books and handles the corresponding updates in the library’s inventory.</w:t>
      </w:r>
    </w:p>
    <w:p w14:paraId="733F005E" w14:textId="53884FC7" w:rsidR="3F717062" w:rsidRDefault="3F717062" w:rsidP="3F717062">
      <w:pPr>
        <w:pStyle w:val="ListParagraph"/>
        <w:numPr>
          <w:ilvl w:val="0"/>
          <w:numId w:val="1"/>
        </w:numPr>
        <w:spacing w:after="0"/>
      </w:pPr>
      <w:r w:rsidRPr="3F717062">
        <w:rPr>
          <w:b/>
          <w:bCs/>
        </w:rPr>
        <w:t>Function</w:t>
      </w:r>
      <w:r w:rsidRPr="3F717062">
        <w:t>: Initiates the borrowing process.</w:t>
      </w:r>
    </w:p>
    <w:p w14:paraId="5149524E" w14:textId="56F64176" w:rsidR="3F717062" w:rsidRDefault="3F717062" w:rsidP="3F717062">
      <w:pPr>
        <w:pStyle w:val="ListParagraph"/>
        <w:numPr>
          <w:ilvl w:val="0"/>
          <w:numId w:val="1"/>
        </w:numPr>
        <w:spacing w:after="0"/>
      </w:pPr>
      <w:r w:rsidRPr="3F717062">
        <w:rPr>
          <w:b/>
          <w:bCs/>
        </w:rPr>
        <w:t>Process</w:t>
      </w:r>
      <w:r w:rsidRPr="3F717062">
        <w:t>: Prompts the user for the book title, checks availability, and marks the book as borrowed. Currently, it may not fully integrate with the user's borrowed book list.</w:t>
      </w:r>
    </w:p>
    <w:p w14:paraId="0C370AA8" w14:textId="3B964DCE" w:rsidR="58526C88" w:rsidRDefault="58526C88" w:rsidP="54587552">
      <w:pPr>
        <w:pStyle w:val="Heading4"/>
        <w:spacing w:before="319" w:after="319"/>
        <w:ind w:left="720"/>
        <w:rPr>
          <w:b/>
          <w:bCs/>
        </w:rPr>
      </w:pPr>
      <w:proofErr w:type="spellStart"/>
      <w:r w:rsidRPr="3F717062">
        <w:rPr>
          <w:b/>
          <w:bCs/>
        </w:rPr>
        <w:t>optionThree</w:t>
      </w:r>
      <w:proofErr w:type="spellEnd"/>
    </w:p>
    <w:p w14:paraId="545ED394" w14:textId="31026DE9" w:rsidR="3F717062" w:rsidRDefault="3F717062" w:rsidP="3F717062">
      <w:pPr>
        <w:pStyle w:val="ListParagraph"/>
        <w:numPr>
          <w:ilvl w:val="0"/>
          <w:numId w:val="1"/>
        </w:numPr>
        <w:spacing w:after="0"/>
      </w:pPr>
      <w:r w:rsidRPr="3F717062">
        <w:rPr>
          <w:b/>
          <w:bCs/>
        </w:rPr>
        <w:t>Description</w:t>
      </w:r>
      <w:r w:rsidRPr="3F717062">
        <w:t>: Manages the return of a borrowed book, updating both the user’s record and the library’s inventory. This method handles the return process, ensuring that books are marked as returned and reinserted into the library’s collection. It also updates the user’s borrowed list accordingly.</w:t>
      </w:r>
    </w:p>
    <w:p w14:paraId="604D26A3" w14:textId="75271C17" w:rsidR="3F717062" w:rsidRDefault="3F717062" w:rsidP="3F717062">
      <w:pPr>
        <w:pStyle w:val="ListParagraph"/>
        <w:numPr>
          <w:ilvl w:val="0"/>
          <w:numId w:val="1"/>
        </w:numPr>
        <w:spacing w:after="0"/>
      </w:pPr>
      <w:r w:rsidRPr="3F717062">
        <w:rPr>
          <w:b/>
          <w:bCs/>
        </w:rPr>
        <w:t>Function</w:t>
      </w:r>
      <w:r w:rsidRPr="3F717062">
        <w:t>: Processes the return of a borrowed book.</w:t>
      </w:r>
    </w:p>
    <w:p w14:paraId="4414E2DB" w14:textId="7ABDB6D5" w:rsidR="3F717062" w:rsidRDefault="3F717062" w:rsidP="3F717062">
      <w:pPr>
        <w:pStyle w:val="ListParagraph"/>
        <w:numPr>
          <w:ilvl w:val="0"/>
          <w:numId w:val="1"/>
        </w:numPr>
        <w:spacing w:after="0"/>
      </w:pPr>
      <w:r w:rsidRPr="3F717062">
        <w:rPr>
          <w:b/>
          <w:bCs/>
        </w:rPr>
        <w:t>Process</w:t>
      </w:r>
      <w:r w:rsidRPr="3F717062">
        <w:t>: Prompts the user for the book title, checks the borrowed list, marks the book as returned, and reinserts it into the library’s inventory. Assumes that borrowed books are tracked elsewhere in the system.</w:t>
      </w:r>
    </w:p>
    <w:p w14:paraId="4F8B4339" w14:textId="190E6E75" w:rsidR="58526C88" w:rsidRDefault="58526C88" w:rsidP="68F18B3F">
      <w:pPr>
        <w:pStyle w:val="Heading4"/>
        <w:spacing w:before="319" w:after="319"/>
        <w:ind w:left="720"/>
        <w:rPr>
          <w:b/>
          <w:bCs/>
        </w:rPr>
      </w:pPr>
      <w:proofErr w:type="spellStart"/>
      <w:r w:rsidRPr="3F717062">
        <w:rPr>
          <w:b/>
          <w:bCs/>
        </w:rPr>
        <w:t>optionFive</w:t>
      </w:r>
      <w:proofErr w:type="spellEnd"/>
    </w:p>
    <w:p w14:paraId="7C96C469" w14:textId="1364CF96" w:rsidR="3F717062" w:rsidRDefault="3F717062" w:rsidP="3F717062">
      <w:pPr>
        <w:pStyle w:val="ListParagraph"/>
        <w:numPr>
          <w:ilvl w:val="0"/>
          <w:numId w:val="1"/>
        </w:numPr>
        <w:spacing w:after="0"/>
      </w:pPr>
      <w:r w:rsidRPr="3F717062">
        <w:rPr>
          <w:b/>
          <w:bCs/>
        </w:rPr>
        <w:t>Description</w:t>
      </w:r>
      <w:r w:rsidRPr="3F717062">
        <w:t>: Provides search functionality for books by various criteria such as title, author, genre, or ISBN. This method enhances the ability to locate specific books based on different search parameters. It allows users to search for books using various criteria and displays details of found books or a message if no matches are found.</w:t>
      </w:r>
    </w:p>
    <w:p w14:paraId="189BDEB5" w14:textId="30698D6A" w:rsidR="3F717062" w:rsidRDefault="3F717062" w:rsidP="3F717062">
      <w:pPr>
        <w:pStyle w:val="ListParagraph"/>
        <w:numPr>
          <w:ilvl w:val="0"/>
          <w:numId w:val="1"/>
        </w:numPr>
        <w:spacing w:after="0"/>
      </w:pPr>
      <w:r w:rsidRPr="3F717062">
        <w:rPr>
          <w:b/>
          <w:bCs/>
        </w:rPr>
        <w:t>Function</w:t>
      </w:r>
      <w:r w:rsidRPr="3F717062">
        <w:t>: Executes book searches based on user criteria.</w:t>
      </w:r>
    </w:p>
    <w:p w14:paraId="2DFAC71F" w14:textId="0FD9DC16" w:rsidR="3F717062" w:rsidRDefault="3F717062" w:rsidP="3F717062">
      <w:pPr>
        <w:pStyle w:val="ListParagraph"/>
        <w:numPr>
          <w:ilvl w:val="0"/>
          <w:numId w:val="1"/>
        </w:numPr>
        <w:spacing w:after="0"/>
      </w:pPr>
      <w:r w:rsidRPr="3F717062">
        <w:rPr>
          <w:b/>
          <w:bCs/>
        </w:rPr>
        <w:t>Process</w:t>
      </w:r>
      <w:r w:rsidRPr="3F717062">
        <w:t>: Provides search options for title, author, genre, or ISBN. Searches the library’s inventory and displays details of found books or a message if no matches are found.</w:t>
      </w:r>
    </w:p>
    <w:p w14:paraId="4FE9472F" w14:textId="12CD2DCB" w:rsidR="58526C88" w:rsidRDefault="58526C88" w:rsidP="4BCBC5EA">
      <w:pPr>
        <w:pStyle w:val="Heading4"/>
        <w:spacing w:before="319" w:after="319"/>
        <w:ind w:left="720"/>
        <w:rPr>
          <w:b/>
          <w:bCs/>
        </w:rPr>
      </w:pPr>
      <w:proofErr w:type="spellStart"/>
      <w:r w:rsidRPr="3F717062">
        <w:rPr>
          <w:b/>
          <w:bCs/>
        </w:rPr>
        <w:t>optionSix</w:t>
      </w:r>
      <w:proofErr w:type="spellEnd"/>
    </w:p>
    <w:p w14:paraId="4F26EB0F" w14:textId="609BE773" w:rsidR="3F717062" w:rsidRDefault="3F717062" w:rsidP="3F717062">
      <w:pPr>
        <w:pStyle w:val="ListParagraph"/>
        <w:numPr>
          <w:ilvl w:val="0"/>
          <w:numId w:val="1"/>
        </w:numPr>
        <w:spacing w:after="0"/>
      </w:pPr>
      <w:r w:rsidRPr="3F717062">
        <w:rPr>
          <w:b/>
          <w:bCs/>
        </w:rPr>
        <w:t>Description</w:t>
      </w:r>
      <w:r w:rsidRPr="3F717062">
        <w:t xml:space="preserve">: Displays all books available in the library, showing the complete inventory. This method calls the </w:t>
      </w:r>
      <w:proofErr w:type="spellStart"/>
      <w:r w:rsidRPr="3F717062">
        <w:rPr>
          <w:rFonts w:ascii="Consolas" w:eastAsia="Consolas" w:hAnsi="Consolas" w:cs="Consolas"/>
        </w:rPr>
        <w:t>displayInventory</w:t>
      </w:r>
      <w:proofErr w:type="spellEnd"/>
      <w:r w:rsidRPr="3F717062">
        <w:t xml:space="preserve"> method of </w:t>
      </w:r>
      <w:proofErr w:type="spellStart"/>
      <w:r w:rsidRPr="3F717062">
        <w:rPr>
          <w:rFonts w:ascii="Consolas" w:eastAsia="Consolas" w:hAnsi="Consolas" w:cs="Consolas"/>
        </w:rPr>
        <w:t>LibraryClass</w:t>
      </w:r>
      <w:proofErr w:type="spellEnd"/>
      <w:r w:rsidRPr="3F717062">
        <w:t xml:space="preserve"> to list all books in the library, providing a comprehensive view of the available collection.</w:t>
      </w:r>
    </w:p>
    <w:p w14:paraId="384AA2D0" w14:textId="73745C83" w:rsidR="3F717062" w:rsidRDefault="3F717062" w:rsidP="3F717062">
      <w:pPr>
        <w:pStyle w:val="ListParagraph"/>
        <w:numPr>
          <w:ilvl w:val="0"/>
          <w:numId w:val="1"/>
        </w:numPr>
        <w:spacing w:after="0"/>
      </w:pPr>
      <w:r w:rsidRPr="3F717062">
        <w:rPr>
          <w:b/>
          <w:bCs/>
        </w:rPr>
        <w:t>Function</w:t>
      </w:r>
      <w:r w:rsidRPr="3F717062">
        <w:t>: Shows the full inventory of books.</w:t>
      </w:r>
    </w:p>
    <w:p w14:paraId="51274CE6" w14:textId="15B7A38E" w:rsidR="3F717062" w:rsidRDefault="3F717062" w:rsidP="3F717062">
      <w:pPr>
        <w:pStyle w:val="ListParagraph"/>
        <w:numPr>
          <w:ilvl w:val="0"/>
          <w:numId w:val="1"/>
        </w:numPr>
        <w:spacing w:after="0"/>
      </w:pPr>
      <w:r w:rsidRPr="3F717062">
        <w:rPr>
          <w:b/>
          <w:bCs/>
        </w:rPr>
        <w:t>Process</w:t>
      </w:r>
      <w:r w:rsidRPr="3F717062">
        <w:t xml:space="preserve">: Calls the </w:t>
      </w:r>
      <w:proofErr w:type="spellStart"/>
      <w:r w:rsidRPr="3F717062">
        <w:rPr>
          <w:rFonts w:ascii="Consolas" w:eastAsia="Consolas" w:hAnsi="Consolas" w:cs="Consolas"/>
        </w:rPr>
        <w:t>displayInventory</w:t>
      </w:r>
      <w:proofErr w:type="spellEnd"/>
      <w:r w:rsidRPr="3F717062">
        <w:t xml:space="preserve"> method of </w:t>
      </w:r>
      <w:proofErr w:type="spellStart"/>
      <w:r w:rsidRPr="3F717062">
        <w:rPr>
          <w:rFonts w:ascii="Consolas" w:eastAsia="Consolas" w:hAnsi="Consolas" w:cs="Consolas"/>
        </w:rPr>
        <w:t>LibraryClass</w:t>
      </w:r>
      <w:proofErr w:type="spellEnd"/>
      <w:r w:rsidRPr="3F717062">
        <w:t xml:space="preserve"> to list all books in the library.</w:t>
      </w:r>
    </w:p>
    <w:p w14:paraId="39FC6B45" w14:textId="606F332D" w:rsidR="58526C88" w:rsidRDefault="58526C88" w:rsidP="7D01BD61">
      <w:pPr>
        <w:pStyle w:val="ListParagraph"/>
      </w:pPr>
    </w:p>
    <w:p w14:paraId="33369FE6" w14:textId="406EF985" w:rsidR="58526C88" w:rsidRDefault="58526C88" w:rsidP="4BCBC5EA">
      <w:pPr>
        <w:pStyle w:val="Heading3"/>
        <w:spacing w:before="281" w:after="281"/>
        <w:ind w:left="720"/>
      </w:pPr>
      <w:r w:rsidRPr="3F717062">
        <w:rPr>
          <w:b/>
          <w:bCs/>
        </w:rPr>
        <w:t>Helper Methods</w:t>
      </w:r>
    </w:p>
    <w:p w14:paraId="13CA225C" w14:textId="7905FA44" w:rsidR="58526C88" w:rsidRDefault="58526C88" w:rsidP="7D01BD61">
      <w:pPr>
        <w:pStyle w:val="Heading4"/>
        <w:spacing w:before="319" w:after="319"/>
        <w:ind w:left="720"/>
        <w:rPr>
          <w:b/>
          <w:bCs/>
        </w:rPr>
      </w:pPr>
      <w:proofErr w:type="spellStart"/>
      <w:r w:rsidRPr="3F717062">
        <w:rPr>
          <w:b/>
          <w:bCs/>
        </w:rPr>
        <w:t>searchBookByTitle</w:t>
      </w:r>
      <w:proofErr w:type="spellEnd"/>
    </w:p>
    <w:p w14:paraId="1034F74A" w14:textId="4E1FB405" w:rsidR="3F717062" w:rsidRDefault="3F717062" w:rsidP="3F717062">
      <w:pPr>
        <w:pStyle w:val="ListParagraph"/>
        <w:numPr>
          <w:ilvl w:val="0"/>
          <w:numId w:val="1"/>
        </w:numPr>
        <w:spacing w:after="0"/>
      </w:pPr>
      <w:r w:rsidRPr="3F717062">
        <w:rPr>
          <w:b/>
          <w:bCs/>
        </w:rPr>
        <w:t>Description</w:t>
      </w:r>
      <w:r w:rsidRPr="3F717062">
        <w:t xml:space="preserve">: Searches for a book by its title within the </w:t>
      </w:r>
      <w:r w:rsidRPr="3F717062">
        <w:rPr>
          <w:rFonts w:ascii="Consolas" w:eastAsia="Consolas" w:hAnsi="Consolas" w:cs="Consolas"/>
        </w:rPr>
        <w:t>LinkedList&lt;Book&gt;</w:t>
      </w:r>
      <w:r w:rsidRPr="3F717062">
        <w:t xml:space="preserve">. This method enables users to locate a specific book by its title quickly, enhancing the search functionality within the library’s inventory. It returns the </w:t>
      </w:r>
      <w:r w:rsidRPr="3F717062">
        <w:rPr>
          <w:rFonts w:ascii="Consolas" w:eastAsia="Consolas" w:hAnsi="Consolas" w:cs="Consolas"/>
        </w:rPr>
        <w:t>Book</w:t>
      </w:r>
      <w:r w:rsidRPr="3F717062">
        <w:t xml:space="preserve"> object if found or </w:t>
      </w:r>
      <w:r w:rsidRPr="3F717062">
        <w:rPr>
          <w:rFonts w:ascii="Consolas" w:eastAsia="Consolas" w:hAnsi="Consolas" w:cs="Consolas"/>
        </w:rPr>
        <w:t>null</w:t>
      </w:r>
      <w:r w:rsidRPr="3F717062">
        <w:t xml:space="preserve"> if no match is found.</w:t>
      </w:r>
    </w:p>
    <w:p w14:paraId="2D24E6B7" w14:textId="3B321D41" w:rsidR="3F717062" w:rsidRDefault="3F717062" w:rsidP="3F717062">
      <w:pPr>
        <w:pStyle w:val="ListParagraph"/>
        <w:numPr>
          <w:ilvl w:val="0"/>
          <w:numId w:val="1"/>
        </w:numPr>
        <w:spacing w:after="0"/>
      </w:pPr>
      <w:r w:rsidRPr="3F717062">
        <w:rPr>
          <w:b/>
          <w:bCs/>
        </w:rPr>
        <w:t>Function</w:t>
      </w:r>
      <w:r w:rsidRPr="3F717062">
        <w:t xml:space="preserve">: Retrieves a </w:t>
      </w:r>
      <w:r w:rsidRPr="3F717062">
        <w:rPr>
          <w:rFonts w:ascii="Consolas" w:eastAsia="Consolas" w:hAnsi="Consolas" w:cs="Consolas"/>
        </w:rPr>
        <w:t>Book</w:t>
      </w:r>
      <w:r w:rsidRPr="3F717062">
        <w:t xml:space="preserve"> object by title.</w:t>
      </w:r>
    </w:p>
    <w:p w14:paraId="326645E3" w14:textId="332117A1" w:rsidR="3F717062" w:rsidRDefault="3F717062" w:rsidP="3F717062">
      <w:pPr>
        <w:pStyle w:val="ListParagraph"/>
        <w:numPr>
          <w:ilvl w:val="0"/>
          <w:numId w:val="1"/>
        </w:numPr>
        <w:spacing w:after="0"/>
      </w:pPr>
      <w:r w:rsidRPr="3F717062">
        <w:rPr>
          <w:b/>
          <w:bCs/>
        </w:rPr>
        <w:t>Process</w:t>
      </w:r>
      <w:r w:rsidRPr="3F717062">
        <w:t xml:space="preserve">: Iterates through the </w:t>
      </w:r>
      <w:r w:rsidRPr="3F717062">
        <w:rPr>
          <w:rFonts w:ascii="Consolas" w:eastAsia="Consolas" w:hAnsi="Consolas" w:cs="Consolas"/>
        </w:rPr>
        <w:t>LinkedList</w:t>
      </w:r>
      <w:r w:rsidRPr="3F717062">
        <w:t xml:space="preserve"> to find a book with the specified title. Returns the </w:t>
      </w:r>
      <w:r w:rsidRPr="3F717062">
        <w:rPr>
          <w:rFonts w:ascii="Consolas" w:eastAsia="Consolas" w:hAnsi="Consolas" w:cs="Consolas"/>
        </w:rPr>
        <w:t>Book</w:t>
      </w:r>
      <w:r w:rsidRPr="3F717062">
        <w:t xml:space="preserve"> object if found, otherwise returns </w:t>
      </w:r>
      <w:r w:rsidRPr="3F717062">
        <w:rPr>
          <w:rFonts w:ascii="Consolas" w:eastAsia="Consolas" w:hAnsi="Consolas" w:cs="Consolas"/>
        </w:rPr>
        <w:t>null</w:t>
      </w:r>
      <w:r w:rsidRPr="3F717062">
        <w:t>.</w:t>
      </w:r>
    </w:p>
    <w:p w14:paraId="396E4323" w14:textId="2BEC99C4" w:rsidR="58526C88" w:rsidRDefault="58526C88" w:rsidP="7D01BD61">
      <w:pPr>
        <w:pStyle w:val="Heading4"/>
        <w:spacing w:before="319" w:after="319"/>
        <w:ind w:left="720"/>
        <w:rPr>
          <w:b/>
          <w:bCs/>
        </w:rPr>
      </w:pPr>
      <w:proofErr w:type="spellStart"/>
      <w:r w:rsidRPr="3F717062">
        <w:rPr>
          <w:b/>
          <w:bCs/>
        </w:rPr>
        <w:t>searchBookByAuthor</w:t>
      </w:r>
      <w:proofErr w:type="spellEnd"/>
    </w:p>
    <w:p w14:paraId="5DFA8CA1" w14:textId="3B245093" w:rsidR="3F717062" w:rsidRDefault="3F717062" w:rsidP="3F717062">
      <w:pPr>
        <w:pStyle w:val="ListParagraph"/>
        <w:numPr>
          <w:ilvl w:val="0"/>
          <w:numId w:val="1"/>
        </w:numPr>
        <w:spacing w:after="0"/>
      </w:pPr>
      <w:r w:rsidRPr="3F717062">
        <w:rPr>
          <w:b/>
          <w:bCs/>
        </w:rPr>
        <w:t>Description</w:t>
      </w:r>
      <w:r w:rsidRPr="3F717062">
        <w:t xml:space="preserve">: Searches for books authored by a specific individual within the </w:t>
      </w:r>
      <w:r w:rsidRPr="3F717062">
        <w:rPr>
          <w:rFonts w:ascii="Consolas" w:eastAsia="Consolas" w:hAnsi="Consolas" w:cs="Consolas"/>
        </w:rPr>
        <w:t>LinkedList&lt;Book&gt;</w:t>
      </w:r>
      <w:r w:rsidRPr="3F717062">
        <w:t>. This method enhances the library’s search capabilities by allowing users to find books written by a particular author. It returns a list of books that match the specified author.</w:t>
      </w:r>
    </w:p>
    <w:p w14:paraId="2D9D5707" w14:textId="4C63D389" w:rsidR="3F717062" w:rsidRDefault="3F717062" w:rsidP="3F717062">
      <w:pPr>
        <w:pStyle w:val="ListParagraph"/>
        <w:numPr>
          <w:ilvl w:val="0"/>
          <w:numId w:val="1"/>
        </w:numPr>
        <w:spacing w:after="0"/>
      </w:pPr>
      <w:r w:rsidRPr="3F717062">
        <w:rPr>
          <w:b/>
          <w:bCs/>
        </w:rPr>
        <w:t>Function</w:t>
      </w:r>
      <w:r w:rsidRPr="3F717062">
        <w:t>: Retrieves books by the specified author.</w:t>
      </w:r>
    </w:p>
    <w:p w14:paraId="3FA36976" w14:textId="6FF07991" w:rsidR="3F717062" w:rsidRDefault="3F717062" w:rsidP="3F717062">
      <w:pPr>
        <w:pStyle w:val="ListParagraph"/>
        <w:numPr>
          <w:ilvl w:val="0"/>
          <w:numId w:val="1"/>
        </w:numPr>
        <w:spacing w:after="0"/>
      </w:pPr>
      <w:r w:rsidRPr="3F717062">
        <w:rPr>
          <w:b/>
          <w:bCs/>
        </w:rPr>
        <w:t>Process</w:t>
      </w:r>
      <w:r w:rsidRPr="3F717062">
        <w:t xml:space="preserve">: Iterates through the </w:t>
      </w:r>
      <w:r w:rsidRPr="3F717062">
        <w:rPr>
          <w:rFonts w:ascii="Consolas" w:eastAsia="Consolas" w:hAnsi="Consolas" w:cs="Consolas"/>
        </w:rPr>
        <w:t>LinkedList</w:t>
      </w:r>
      <w:r w:rsidRPr="3F717062">
        <w:t xml:space="preserve"> to find books authored by the specified individual. Returns a list of matching books.</w:t>
      </w:r>
    </w:p>
    <w:p w14:paraId="6851DBDB" w14:textId="0F722440" w:rsidR="58526C88" w:rsidRDefault="58526C88" w:rsidP="382028C7">
      <w:pPr>
        <w:pStyle w:val="Heading4"/>
        <w:spacing w:before="319" w:after="319"/>
        <w:ind w:left="720"/>
        <w:rPr>
          <w:b/>
          <w:bCs/>
        </w:rPr>
      </w:pPr>
      <w:proofErr w:type="spellStart"/>
      <w:r w:rsidRPr="3F717062">
        <w:rPr>
          <w:b/>
          <w:bCs/>
        </w:rPr>
        <w:t>searchBookByGenre</w:t>
      </w:r>
      <w:proofErr w:type="spellEnd"/>
    </w:p>
    <w:p w14:paraId="5C96117C" w14:textId="31522F18" w:rsidR="3F717062" w:rsidRDefault="3F717062" w:rsidP="3F717062">
      <w:pPr>
        <w:pStyle w:val="ListParagraph"/>
        <w:numPr>
          <w:ilvl w:val="0"/>
          <w:numId w:val="1"/>
        </w:numPr>
        <w:spacing w:after="0"/>
      </w:pPr>
      <w:r w:rsidRPr="3F717062">
        <w:rPr>
          <w:b/>
          <w:bCs/>
        </w:rPr>
        <w:t>Description</w:t>
      </w:r>
      <w:r w:rsidRPr="3F717062">
        <w:t xml:space="preserve">: Searches for books belonging to a specific genre within the </w:t>
      </w:r>
      <w:r w:rsidRPr="3F717062">
        <w:rPr>
          <w:rFonts w:ascii="Consolas" w:eastAsia="Consolas" w:hAnsi="Consolas" w:cs="Consolas"/>
        </w:rPr>
        <w:t>LinkedList&lt;Book&gt;</w:t>
      </w:r>
      <w:r w:rsidRPr="3F717062">
        <w:t>. This method helps users locate books categorized under a particular genre, improving the ability to find books based on genre preferences. It returns a list of books that match the specified genre.</w:t>
      </w:r>
    </w:p>
    <w:p w14:paraId="7BD72A50" w14:textId="461F2FF2" w:rsidR="3F717062" w:rsidRDefault="3F717062" w:rsidP="3F717062">
      <w:pPr>
        <w:pStyle w:val="ListParagraph"/>
        <w:numPr>
          <w:ilvl w:val="0"/>
          <w:numId w:val="1"/>
        </w:numPr>
        <w:spacing w:after="0"/>
      </w:pPr>
      <w:r w:rsidRPr="3F717062">
        <w:rPr>
          <w:b/>
          <w:bCs/>
        </w:rPr>
        <w:t>Function</w:t>
      </w:r>
      <w:r w:rsidRPr="3F717062">
        <w:t>: Retrieves books by the specified genre.</w:t>
      </w:r>
    </w:p>
    <w:p w14:paraId="4C8AFC4D" w14:textId="2145706E" w:rsidR="3F717062" w:rsidRDefault="3F717062" w:rsidP="3F717062">
      <w:pPr>
        <w:pStyle w:val="ListParagraph"/>
        <w:numPr>
          <w:ilvl w:val="0"/>
          <w:numId w:val="1"/>
        </w:numPr>
        <w:spacing w:after="0"/>
      </w:pPr>
      <w:r w:rsidRPr="3F717062">
        <w:rPr>
          <w:b/>
          <w:bCs/>
        </w:rPr>
        <w:t>Process</w:t>
      </w:r>
      <w:r w:rsidRPr="3F717062">
        <w:t xml:space="preserve">: Iterates through the </w:t>
      </w:r>
      <w:r w:rsidRPr="3F717062">
        <w:rPr>
          <w:rFonts w:ascii="Consolas" w:eastAsia="Consolas" w:hAnsi="Consolas" w:cs="Consolas"/>
        </w:rPr>
        <w:t>LinkedList</w:t>
      </w:r>
      <w:r w:rsidRPr="3F717062">
        <w:t xml:space="preserve"> to find books that match the specified genre. Returns a list of matching books.</w:t>
      </w:r>
    </w:p>
    <w:p w14:paraId="0AE2EFF1" w14:textId="12E03B3F" w:rsidR="58526C88" w:rsidRDefault="58526C88" w:rsidP="06CC7A89">
      <w:pPr>
        <w:pStyle w:val="Heading4"/>
        <w:spacing w:before="319" w:after="319"/>
        <w:ind w:left="720"/>
        <w:rPr>
          <w:b/>
          <w:bCs/>
        </w:rPr>
      </w:pPr>
      <w:proofErr w:type="spellStart"/>
      <w:r w:rsidRPr="3F717062">
        <w:rPr>
          <w:b/>
          <w:bCs/>
        </w:rPr>
        <w:t>searchBookByIsbn</w:t>
      </w:r>
      <w:proofErr w:type="spellEnd"/>
    </w:p>
    <w:p w14:paraId="74B97C4E" w14:textId="177F6B73" w:rsidR="3F717062" w:rsidRDefault="3F717062" w:rsidP="3F717062">
      <w:pPr>
        <w:pStyle w:val="ListParagraph"/>
        <w:numPr>
          <w:ilvl w:val="0"/>
          <w:numId w:val="1"/>
        </w:numPr>
        <w:spacing w:after="0"/>
      </w:pPr>
      <w:r w:rsidRPr="3F717062">
        <w:rPr>
          <w:b/>
          <w:bCs/>
        </w:rPr>
        <w:t>Description</w:t>
      </w:r>
      <w:r w:rsidRPr="3F717062">
        <w:t xml:space="preserve">: Searches for a book by its ISBN (International Standard Book Number), a unique identifier for books, within the </w:t>
      </w:r>
      <w:r w:rsidRPr="3F717062">
        <w:rPr>
          <w:rFonts w:ascii="Consolas" w:eastAsia="Consolas" w:hAnsi="Consolas" w:cs="Consolas"/>
        </w:rPr>
        <w:t>LinkedList&lt;Book&gt;</w:t>
      </w:r>
      <w:r w:rsidRPr="3F717062">
        <w:t xml:space="preserve">. This method allows for precise searches using the book’s unique ISBN, ensuring accurate identification and retrieval of the book. It returns the </w:t>
      </w:r>
      <w:r w:rsidRPr="3F717062">
        <w:rPr>
          <w:rFonts w:ascii="Consolas" w:eastAsia="Consolas" w:hAnsi="Consolas" w:cs="Consolas"/>
        </w:rPr>
        <w:t>Book</w:t>
      </w:r>
      <w:r w:rsidRPr="3F717062">
        <w:t xml:space="preserve"> object if found.</w:t>
      </w:r>
    </w:p>
    <w:p w14:paraId="5B46235A" w14:textId="2E66CE63" w:rsidR="3F717062" w:rsidRDefault="3F717062" w:rsidP="3F717062">
      <w:pPr>
        <w:pStyle w:val="ListParagraph"/>
        <w:numPr>
          <w:ilvl w:val="0"/>
          <w:numId w:val="1"/>
        </w:numPr>
        <w:spacing w:after="0"/>
      </w:pPr>
      <w:r w:rsidRPr="3F717062">
        <w:rPr>
          <w:b/>
          <w:bCs/>
        </w:rPr>
        <w:t>Function</w:t>
      </w:r>
      <w:r w:rsidRPr="3F717062">
        <w:t>: Retrieves a book by its ISBN.</w:t>
      </w:r>
    </w:p>
    <w:p w14:paraId="141AE25D" w14:textId="02C0D833" w:rsidR="3F717062" w:rsidRDefault="3F717062" w:rsidP="3F717062">
      <w:pPr>
        <w:pStyle w:val="ListParagraph"/>
        <w:numPr>
          <w:ilvl w:val="0"/>
          <w:numId w:val="1"/>
        </w:numPr>
        <w:spacing w:after="0"/>
      </w:pPr>
      <w:r w:rsidRPr="3F717062">
        <w:rPr>
          <w:b/>
          <w:bCs/>
        </w:rPr>
        <w:t>Process</w:t>
      </w:r>
      <w:r w:rsidRPr="3F717062">
        <w:t xml:space="preserve">: Iterates through the </w:t>
      </w:r>
      <w:r w:rsidRPr="3F717062">
        <w:rPr>
          <w:rFonts w:ascii="Consolas" w:eastAsia="Consolas" w:hAnsi="Consolas" w:cs="Consolas"/>
        </w:rPr>
        <w:t>LinkedList</w:t>
      </w:r>
      <w:r w:rsidRPr="3F717062">
        <w:t xml:space="preserve"> to find a book with the specified ISBN. Returns the </w:t>
      </w:r>
      <w:r w:rsidRPr="3F717062">
        <w:rPr>
          <w:rFonts w:ascii="Consolas" w:eastAsia="Consolas" w:hAnsi="Consolas" w:cs="Consolas"/>
        </w:rPr>
        <w:t>Book</w:t>
      </w:r>
      <w:r w:rsidRPr="3F717062">
        <w:t xml:space="preserve"> object if found, otherwise returns </w:t>
      </w:r>
      <w:r w:rsidRPr="3F717062">
        <w:rPr>
          <w:rFonts w:ascii="Consolas" w:eastAsia="Consolas" w:hAnsi="Consolas" w:cs="Consolas"/>
        </w:rPr>
        <w:t>null</w:t>
      </w:r>
      <w:r w:rsidRPr="3F717062">
        <w:t>.</w:t>
      </w:r>
    </w:p>
    <w:p w14:paraId="43DE2BB1" w14:textId="79733E5B" w:rsidR="3F717062" w:rsidRDefault="3F717062" w:rsidP="02BBF485">
      <w:pPr>
        <w:pStyle w:val="ListParagraph"/>
        <w:spacing w:after="0"/>
        <w:ind w:left="1440"/>
        <w:rPr>
          <w:rFonts w:ascii="Aptos" w:eastAsia="Aptos" w:hAnsi="Aptos" w:cs="Aptos"/>
        </w:rPr>
      </w:pPr>
    </w:p>
    <w:p w14:paraId="16F2CF03" w14:textId="0866BDAE" w:rsidR="34E62BFE" w:rsidRDefault="34E62BFE" w:rsidP="34E62BFE">
      <w:pPr>
        <w:spacing w:after="0"/>
        <w:rPr>
          <w:rFonts w:ascii="Aptos" w:eastAsia="Aptos" w:hAnsi="Aptos" w:cs="Aptos"/>
          <w:b/>
          <w:bCs/>
          <w:i/>
          <w:iCs/>
        </w:rPr>
      </w:pPr>
      <w:r w:rsidRPr="6B7C1DA4">
        <w:rPr>
          <w:rFonts w:ascii="Aptos" w:eastAsia="Aptos" w:hAnsi="Aptos" w:cs="Aptos"/>
          <w:b/>
          <w:bCs/>
          <w:i/>
          <w:iCs/>
        </w:rPr>
        <w:t xml:space="preserve">Significant </w:t>
      </w:r>
      <w:r w:rsidR="6CA92419" w:rsidRPr="6B7C1DA4">
        <w:rPr>
          <w:rFonts w:ascii="Aptos" w:eastAsia="Aptos" w:hAnsi="Aptos" w:cs="Aptos"/>
          <w:b/>
          <w:bCs/>
          <w:i/>
          <w:iCs/>
        </w:rPr>
        <w:t xml:space="preserve">Topics </w:t>
      </w:r>
      <w:r w:rsidR="3045D305" w:rsidRPr="6B7C1DA4">
        <w:rPr>
          <w:rFonts w:ascii="Aptos" w:eastAsia="Aptos" w:hAnsi="Aptos" w:cs="Aptos"/>
          <w:b/>
          <w:bCs/>
          <w:i/>
          <w:iCs/>
        </w:rPr>
        <w:t>used in Fahim’s work:</w:t>
      </w:r>
    </w:p>
    <w:p w14:paraId="3A546EE6" w14:textId="0734BD62" w:rsidR="34E62BFE" w:rsidRDefault="34E62BFE" w:rsidP="34E62BFE">
      <w:pPr>
        <w:spacing w:after="0"/>
        <w:rPr>
          <w:rFonts w:ascii="Aptos" w:eastAsia="Aptos" w:hAnsi="Aptos" w:cs="Aptos"/>
          <w:b/>
          <w:bCs/>
        </w:rPr>
      </w:pPr>
    </w:p>
    <w:p w14:paraId="64DBB51B" w14:textId="3D14E6C1" w:rsidR="34E62BFE" w:rsidRDefault="34E62BFE" w:rsidP="34E62BFE">
      <w:pPr>
        <w:spacing w:after="0"/>
        <w:rPr>
          <w:rFonts w:ascii="Aptos" w:eastAsia="Aptos" w:hAnsi="Aptos" w:cs="Aptos"/>
          <w:b/>
          <w:bCs/>
        </w:rPr>
      </w:pPr>
      <w:r w:rsidRPr="34E62BFE">
        <w:rPr>
          <w:rFonts w:ascii="Aptos" w:eastAsia="Aptos" w:hAnsi="Aptos" w:cs="Aptos"/>
          <w:b/>
          <w:bCs/>
        </w:rPr>
        <w:t xml:space="preserve">Inheritance and Polymorphism : </w:t>
      </w:r>
      <w:r w:rsidRPr="34E62BFE">
        <w:rPr>
          <w:rFonts w:ascii="Aptos" w:eastAsia="Aptos" w:hAnsi="Aptos" w:cs="Aptos"/>
        </w:rPr>
        <w:t xml:space="preserve">Inheritance is used in creating specialized types of users or books. Polymorphism Allows methods to handle objects of different subclasses through a common interface or base class. For example, methods like </w:t>
      </w:r>
      <w:proofErr w:type="spellStart"/>
      <w:r w:rsidRPr="34E62BFE">
        <w:rPr>
          <w:rFonts w:ascii="Consolas" w:eastAsia="Consolas" w:hAnsi="Consolas" w:cs="Consolas"/>
        </w:rPr>
        <w:t>borrowBook</w:t>
      </w:r>
      <w:proofErr w:type="spellEnd"/>
      <w:r w:rsidRPr="34E62BFE">
        <w:rPr>
          <w:rFonts w:ascii="Aptos" w:eastAsia="Aptos" w:hAnsi="Aptos" w:cs="Aptos"/>
        </w:rPr>
        <w:t xml:space="preserve"> or </w:t>
      </w:r>
      <w:proofErr w:type="spellStart"/>
      <w:r w:rsidRPr="34E62BFE">
        <w:rPr>
          <w:rFonts w:ascii="Consolas" w:eastAsia="Consolas" w:hAnsi="Consolas" w:cs="Consolas"/>
        </w:rPr>
        <w:t>returnBook</w:t>
      </w:r>
      <w:proofErr w:type="spellEnd"/>
      <w:r w:rsidRPr="34E62BFE">
        <w:rPr>
          <w:rFonts w:ascii="Aptos" w:eastAsia="Aptos" w:hAnsi="Aptos" w:cs="Aptos"/>
        </w:rPr>
        <w:t xml:space="preserve"> in the </w:t>
      </w:r>
      <w:proofErr w:type="spellStart"/>
      <w:r w:rsidRPr="34E62BFE">
        <w:rPr>
          <w:rFonts w:ascii="Consolas" w:eastAsia="Consolas" w:hAnsi="Consolas" w:cs="Consolas"/>
        </w:rPr>
        <w:t>LibraryClass</w:t>
      </w:r>
      <w:proofErr w:type="spellEnd"/>
      <w:r w:rsidRPr="34E62BFE">
        <w:rPr>
          <w:rFonts w:ascii="Aptos" w:eastAsia="Aptos" w:hAnsi="Aptos" w:cs="Aptos"/>
        </w:rPr>
        <w:t xml:space="preserve"> can be implemented to accommodate different types of </w:t>
      </w:r>
      <w:r w:rsidRPr="34E62BFE">
        <w:rPr>
          <w:rFonts w:ascii="Consolas" w:eastAsia="Consolas" w:hAnsi="Consolas" w:cs="Consolas"/>
        </w:rPr>
        <w:t>Book</w:t>
      </w:r>
      <w:r w:rsidRPr="34E62BFE">
        <w:rPr>
          <w:rFonts w:ascii="Aptos" w:eastAsia="Aptos" w:hAnsi="Aptos" w:cs="Aptos"/>
        </w:rPr>
        <w:t xml:space="preserve"> or </w:t>
      </w:r>
      <w:r w:rsidRPr="34E62BFE">
        <w:rPr>
          <w:rFonts w:ascii="Consolas" w:eastAsia="Consolas" w:hAnsi="Consolas" w:cs="Consolas"/>
        </w:rPr>
        <w:t>User</w:t>
      </w:r>
      <w:r w:rsidRPr="34E62BFE">
        <w:rPr>
          <w:rFonts w:ascii="Aptos" w:eastAsia="Aptos" w:hAnsi="Aptos" w:cs="Aptos"/>
        </w:rPr>
        <w:t xml:space="preserve"> objects, leveraging the ability to use a single method to handle various object types.</w:t>
      </w:r>
    </w:p>
    <w:p w14:paraId="5CCF037F" w14:textId="426D8C7C" w:rsidR="34E62BFE" w:rsidRDefault="34E62BFE" w:rsidP="34E62BFE">
      <w:pPr>
        <w:spacing w:after="0"/>
        <w:rPr>
          <w:rFonts w:ascii="Aptos" w:eastAsia="Aptos" w:hAnsi="Aptos" w:cs="Aptos"/>
        </w:rPr>
      </w:pPr>
    </w:p>
    <w:p w14:paraId="412DEC3C" w14:textId="5E931CE8" w:rsidR="34E62BFE" w:rsidRDefault="34E62BFE" w:rsidP="34E62BFE">
      <w:pPr>
        <w:spacing w:after="0"/>
        <w:rPr>
          <w:rFonts w:ascii="Aptos" w:eastAsia="Aptos" w:hAnsi="Aptos" w:cs="Aptos"/>
        </w:rPr>
      </w:pPr>
      <w:r w:rsidRPr="34E62BFE">
        <w:rPr>
          <w:rFonts w:ascii="Aptos" w:eastAsia="Aptos" w:hAnsi="Aptos" w:cs="Aptos"/>
          <w:b/>
          <w:bCs/>
        </w:rPr>
        <w:t>Generics</w:t>
      </w:r>
      <w:r w:rsidRPr="34E62BFE">
        <w:rPr>
          <w:rFonts w:ascii="Aptos" w:eastAsia="Aptos" w:hAnsi="Aptos" w:cs="Aptos"/>
        </w:rPr>
        <w:t xml:space="preserve">: Utilized in the </w:t>
      </w:r>
      <w:proofErr w:type="spellStart"/>
      <w:r w:rsidRPr="34E62BFE">
        <w:rPr>
          <w:rFonts w:ascii="Consolas" w:eastAsia="Consolas" w:hAnsi="Consolas" w:cs="Consolas"/>
        </w:rPr>
        <w:t>LibraryClass</w:t>
      </w:r>
      <w:proofErr w:type="spellEnd"/>
      <w:r w:rsidRPr="34E62BFE">
        <w:rPr>
          <w:rFonts w:ascii="Consolas" w:eastAsia="Consolas" w:hAnsi="Consolas" w:cs="Consolas"/>
        </w:rPr>
        <w:t>&lt;Book&gt;</w:t>
      </w:r>
      <w:r w:rsidRPr="34E62BFE">
        <w:rPr>
          <w:rFonts w:ascii="Aptos" w:eastAsia="Aptos" w:hAnsi="Aptos" w:cs="Aptos"/>
        </w:rPr>
        <w:t xml:space="preserve">, allowing it to handle any type of </w:t>
      </w:r>
      <w:r w:rsidRPr="34E62BFE">
        <w:rPr>
          <w:rFonts w:ascii="Consolas" w:eastAsia="Consolas" w:hAnsi="Consolas" w:cs="Consolas"/>
        </w:rPr>
        <w:t>Book</w:t>
      </w:r>
      <w:r w:rsidRPr="34E62BFE">
        <w:rPr>
          <w:rFonts w:ascii="Aptos" w:eastAsia="Aptos" w:hAnsi="Aptos" w:cs="Aptos"/>
        </w:rPr>
        <w:t xml:space="preserve"> objects without needing typecasting. Methods such as </w:t>
      </w:r>
      <w:proofErr w:type="spellStart"/>
      <w:r w:rsidRPr="34E62BFE">
        <w:rPr>
          <w:rFonts w:ascii="Consolas" w:eastAsia="Consolas" w:hAnsi="Consolas" w:cs="Consolas"/>
        </w:rPr>
        <w:t>addBook</w:t>
      </w:r>
      <w:proofErr w:type="spellEnd"/>
      <w:r w:rsidRPr="34E62BFE">
        <w:rPr>
          <w:rFonts w:ascii="Aptos" w:eastAsia="Aptos" w:hAnsi="Aptos" w:cs="Aptos"/>
        </w:rPr>
        <w:t xml:space="preserve">, </w:t>
      </w:r>
      <w:proofErr w:type="spellStart"/>
      <w:r w:rsidRPr="34E62BFE">
        <w:rPr>
          <w:rFonts w:ascii="Consolas" w:eastAsia="Consolas" w:hAnsi="Consolas" w:cs="Consolas"/>
        </w:rPr>
        <w:t>removeBook</w:t>
      </w:r>
      <w:proofErr w:type="spellEnd"/>
      <w:r w:rsidRPr="34E62BFE">
        <w:rPr>
          <w:rFonts w:ascii="Aptos" w:eastAsia="Aptos" w:hAnsi="Aptos" w:cs="Aptos"/>
        </w:rPr>
        <w:t xml:space="preserve">, and </w:t>
      </w:r>
      <w:proofErr w:type="spellStart"/>
      <w:r w:rsidRPr="34E62BFE">
        <w:rPr>
          <w:rFonts w:ascii="Consolas" w:eastAsia="Consolas" w:hAnsi="Consolas" w:cs="Consolas"/>
        </w:rPr>
        <w:t>searchBook</w:t>
      </w:r>
      <w:proofErr w:type="spellEnd"/>
      <w:r w:rsidRPr="34E62BFE">
        <w:rPr>
          <w:rFonts w:ascii="Aptos" w:eastAsia="Aptos" w:hAnsi="Aptos" w:cs="Aptos"/>
        </w:rPr>
        <w:t xml:space="preserve"> in </w:t>
      </w:r>
      <w:proofErr w:type="spellStart"/>
      <w:r w:rsidRPr="34E62BFE">
        <w:rPr>
          <w:rFonts w:ascii="Consolas" w:eastAsia="Consolas" w:hAnsi="Consolas" w:cs="Consolas"/>
        </w:rPr>
        <w:t>LibraryClass</w:t>
      </w:r>
      <w:proofErr w:type="spellEnd"/>
      <w:r w:rsidRPr="34E62BFE">
        <w:rPr>
          <w:rFonts w:ascii="Consolas" w:eastAsia="Consolas" w:hAnsi="Consolas" w:cs="Consolas"/>
        </w:rPr>
        <w:t>&lt;Book&gt;</w:t>
      </w:r>
      <w:r w:rsidRPr="34E62BFE">
        <w:rPr>
          <w:rFonts w:ascii="Aptos" w:eastAsia="Aptos" w:hAnsi="Aptos" w:cs="Aptos"/>
        </w:rPr>
        <w:t xml:space="preserve"> are type-safe and flexible, operating on the generic </w:t>
      </w:r>
      <w:r w:rsidRPr="34E62BFE">
        <w:rPr>
          <w:rFonts w:ascii="Consolas" w:eastAsia="Consolas" w:hAnsi="Consolas" w:cs="Consolas"/>
        </w:rPr>
        <w:t>Book</w:t>
      </w:r>
      <w:r w:rsidRPr="34E62BFE">
        <w:rPr>
          <w:rFonts w:ascii="Aptos" w:eastAsia="Aptos" w:hAnsi="Aptos" w:cs="Aptos"/>
        </w:rPr>
        <w:t xml:space="preserve"> type.</w:t>
      </w:r>
    </w:p>
    <w:p w14:paraId="78DD3CB7" w14:textId="08DA9A42" w:rsidR="34E62BFE" w:rsidRDefault="34E62BFE" w:rsidP="34E62BFE">
      <w:pPr>
        <w:spacing w:after="0"/>
        <w:rPr>
          <w:rFonts w:ascii="Aptos" w:eastAsia="Aptos" w:hAnsi="Aptos" w:cs="Aptos"/>
        </w:rPr>
      </w:pPr>
    </w:p>
    <w:p w14:paraId="0A74D0CB" w14:textId="50F871CB" w:rsidR="34E62BFE" w:rsidRDefault="34E62BFE" w:rsidP="34E62BFE">
      <w:pPr>
        <w:rPr>
          <w:rFonts w:ascii="Aptos" w:eastAsia="Aptos" w:hAnsi="Aptos" w:cs="Aptos"/>
        </w:rPr>
      </w:pPr>
      <w:r w:rsidRPr="34E62BFE">
        <w:rPr>
          <w:rFonts w:ascii="Aptos" w:eastAsia="Aptos" w:hAnsi="Aptos" w:cs="Aptos"/>
          <w:b/>
          <w:bCs/>
        </w:rPr>
        <w:t>Exception Handling</w:t>
      </w:r>
      <w:r w:rsidRPr="34E62BFE">
        <w:rPr>
          <w:rFonts w:ascii="Aptos" w:eastAsia="Aptos" w:hAnsi="Aptos" w:cs="Aptos"/>
        </w:rPr>
        <w:t xml:space="preserve">: : In the </w:t>
      </w:r>
      <w:proofErr w:type="spellStart"/>
      <w:r w:rsidRPr="34E62BFE">
        <w:rPr>
          <w:rFonts w:ascii="Consolas" w:eastAsia="Consolas" w:hAnsi="Consolas" w:cs="Consolas"/>
        </w:rPr>
        <w:t>LibraryClass</w:t>
      </w:r>
      <w:proofErr w:type="spellEnd"/>
      <w:r w:rsidRPr="34E62BFE">
        <w:rPr>
          <w:rFonts w:ascii="Aptos" w:eastAsia="Aptos" w:hAnsi="Aptos" w:cs="Aptos"/>
        </w:rPr>
        <w:t xml:space="preserve">, methods like </w:t>
      </w:r>
      <w:proofErr w:type="spellStart"/>
      <w:r w:rsidRPr="34E62BFE">
        <w:rPr>
          <w:rFonts w:ascii="Consolas" w:eastAsia="Consolas" w:hAnsi="Consolas" w:cs="Consolas"/>
        </w:rPr>
        <w:t>searchBook</w:t>
      </w:r>
      <w:proofErr w:type="spellEnd"/>
      <w:r w:rsidRPr="34E62BFE">
        <w:rPr>
          <w:rFonts w:ascii="Aptos" w:eastAsia="Aptos" w:hAnsi="Aptos" w:cs="Aptos"/>
        </w:rPr>
        <w:t xml:space="preserve"> might throw exceptions if the book is not </w:t>
      </w:r>
      <w:proofErr w:type="spellStart"/>
      <w:r w:rsidRPr="34E62BFE">
        <w:rPr>
          <w:rFonts w:ascii="Aptos" w:eastAsia="Aptos" w:hAnsi="Aptos" w:cs="Aptos"/>
        </w:rPr>
        <w:t>found.In</w:t>
      </w:r>
      <w:proofErr w:type="spellEnd"/>
      <w:r w:rsidRPr="34E62BFE">
        <w:rPr>
          <w:rFonts w:ascii="Aptos" w:eastAsia="Aptos" w:hAnsi="Aptos" w:cs="Aptos"/>
        </w:rPr>
        <w:t xml:space="preserve"> the </w:t>
      </w:r>
      <w:proofErr w:type="spellStart"/>
      <w:r w:rsidRPr="34E62BFE">
        <w:rPr>
          <w:rFonts w:ascii="Consolas" w:eastAsia="Consolas" w:hAnsi="Consolas" w:cs="Consolas"/>
        </w:rPr>
        <w:t>IamConsumer</w:t>
      </w:r>
      <w:proofErr w:type="spellEnd"/>
      <w:r w:rsidRPr="34E62BFE">
        <w:rPr>
          <w:rFonts w:ascii="Aptos" w:eastAsia="Aptos" w:hAnsi="Aptos" w:cs="Aptos"/>
        </w:rPr>
        <w:t xml:space="preserve"> class, exception handling ensures that errors like attempting to borrow a book when the user’s balance is insufficient are managed gracefully, displaying appropriate error messages.</w:t>
      </w:r>
    </w:p>
    <w:p w14:paraId="566B6DBA" w14:textId="056E266F" w:rsidR="34E62BFE" w:rsidRDefault="34E62BFE" w:rsidP="34E62BFE">
      <w:pPr>
        <w:rPr>
          <w:rFonts w:ascii="Aptos" w:eastAsia="Aptos" w:hAnsi="Aptos" w:cs="Aptos"/>
        </w:rPr>
      </w:pPr>
      <w:r w:rsidRPr="34E62BFE">
        <w:rPr>
          <w:rFonts w:ascii="Aptos" w:eastAsia="Aptos" w:hAnsi="Aptos" w:cs="Aptos"/>
          <w:b/>
          <w:bCs/>
        </w:rPr>
        <w:t xml:space="preserve">Collections and Data Structures: </w:t>
      </w:r>
      <w:r w:rsidRPr="34E62BFE">
        <w:rPr>
          <w:rFonts w:ascii="Aptos" w:eastAsia="Aptos" w:hAnsi="Aptos" w:cs="Aptos"/>
        </w:rPr>
        <w:t xml:space="preserve">LinkedList is used to store and manage collections of </w:t>
      </w:r>
      <w:r w:rsidRPr="34E62BFE">
        <w:rPr>
          <w:rFonts w:ascii="Consolas" w:eastAsia="Consolas" w:hAnsi="Consolas" w:cs="Consolas"/>
        </w:rPr>
        <w:t>Book</w:t>
      </w:r>
      <w:r w:rsidRPr="34E62BFE">
        <w:rPr>
          <w:rFonts w:ascii="Aptos" w:eastAsia="Aptos" w:hAnsi="Aptos" w:cs="Aptos"/>
        </w:rPr>
        <w:t xml:space="preserve"> objects and </w:t>
      </w:r>
      <w:r w:rsidRPr="34E62BFE">
        <w:rPr>
          <w:rFonts w:ascii="Consolas" w:eastAsia="Consolas" w:hAnsi="Consolas" w:cs="Consolas"/>
        </w:rPr>
        <w:t>User</w:t>
      </w:r>
      <w:r w:rsidRPr="34E62BFE">
        <w:rPr>
          <w:rFonts w:ascii="Aptos" w:eastAsia="Aptos" w:hAnsi="Aptos" w:cs="Aptos"/>
        </w:rPr>
        <w:t xml:space="preserve"> accounts in </w:t>
      </w:r>
      <w:proofErr w:type="spellStart"/>
      <w:r w:rsidRPr="34E62BFE">
        <w:rPr>
          <w:rFonts w:ascii="Consolas" w:eastAsia="Consolas" w:hAnsi="Consolas" w:cs="Consolas"/>
        </w:rPr>
        <w:t>LibraryClass</w:t>
      </w:r>
      <w:proofErr w:type="spellEnd"/>
      <w:r w:rsidRPr="34E62BFE">
        <w:rPr>
          <w:rFonts w:ascii="Aptos" w:eastAsia="Aptos" w:hAnsi="Aptos" w:cs="Aptos"/>
        </w:rPr>
        <w:t xml:space="preserve">. Methods such as </w:t>
      </w:r>
      <w:proofErr w:type="spellStart"/>
      <w:r w:rsidRPr="34E62BFE">
        <w:rPr>
          <w:rFonts w:ascii="Consolas" w:eastAsia="Consolas" w:hAnsi="Consolas" w:cs="Consolas"/>
        </w:rPr>
        <w:t>addBook</w:t>
      </w:r>
      <w:proofErr w:type="spellEnd"/>
      <w:r w:rsidRPr="34E62BFE">
        <w:rPr>
          <w:rFonts w:ascii="Aptos" w:eastAsia="Aptos" w:hAnsi="Aptos" w:cs="Aptos"/>
        </w:rPr>
        <w:t xml:space="preserve">, </w:t>
      </w:r>
      <w:proofErr w:type="spellStart"/>
      <w:r w:rsidRPr="34E62BFE">
        <w:rPr>
          <w:rFonts w:ascii="Consolas" w:eastAsia="Consolas" w:hAnsi="Consolas" w:cs="Consolas"/>
        </w:rPr>
        <w:t>removeBook</w:t>
      </w:r>
      <w:proofErr w:type="spellEnd"/>
      <w:r w:rsidRPr="34E62BFE">
        <w:rPr>
          <w:rFonts w:ascii="Aptos" w:eastAsia="Aptos" w:hAnsi="Aptos" w:cs="Aptos"/>
        </w:rPr>
        <w:t xml:space="preserve">, and </w:t>
      </w:r>
      <w:proofErr w:type="spellStart"/>
      <w:r w:rsidRPr="34E62BFE">
        <w:rPr>
          <w:rFonts w:ascii="Consolas" w:eastAsia="Consolas" w:hAnsi="Consolas" w:cs="Consolas"/>
        </w:rPr>
        <w:t>displayInventory</w:t>
      </w:r>
      <w:proofErr w:type="spellEnd"/>
      <w:r w:rsidRPr="34E62BFE">
        <w:rPr>
          <w:rFonts w:ascii="Aptos" w:eastAsia="Aptos" w:hAnsi="Aptos" w:cs="Aptos"/>
        </w:rPr>
        <w:t xml:space="preserve"> rely on </w:t>
      </w:r>
      <w:r w:rsidRPr="34E62BFE">
        <w:rPr>
          <w:rFonts w:ascii="Consolas" w:eastAsia="Consolas" w:hAnsi="Consolas" w:cs="Consolas"/>
        </w:rPr>
        <w:t>LinkedList</w:t>
      </w:r>
      <w:r w:rsidRPr="34E62BFE">
        <w:rPr>
          <w:rFonts w:ascii="Aptos" w:eastAsia="Aptos" w:hAnsi="Aptos" w:cs="Aptos"/>
        </w:rPr>
        <w:t xml:space="preserve"> to efficiently handle dynamic changes in the library's collection.</w:t>
      </w:r>
    </w:p>
    <w:p w14:paraId="10FDF985" w14:textId="1536E620" w:rsidR="34E62BFE" w:rsidRDefault="34E62BFE" w:rsidP="34E62BFE">
      <w:pPr>
        <w:rPr>
          <w:rFonts w:ascii="Aptos" w:eastAsia="Aptos" w:hAnsi="Aptos" w:cs="Aptos"/>
        </w:rPr>
      </w:pPr>
    </w:p>
    <w:p w14:paraId="7E6B38B5" w14:textId="77491B34" w:rsidR="34E62BFE" w:rsidRDefault="34E62BFE" w:rsidP="34E62BFE">
      <w:pPr>
        <w:rPr>
          <w:rFonts w:ascii="Aptos" w:eastAsia="Aptos" w:hAnsi="Aptos" w:cs="Aptos"/>
        </w:rPr>
      </w:pPr>
    </w:p>
    <w:p w14:paraId="55A27737" w14:textId="4B93AA00" w:rsidR="34E62BFE" w:rsidRDefault="34E62BFE" w:rsidP="34E62BFE">
      <w:pPr>
        <w:rPr>
          <w:rFonts w:ascii="Aptos" w:eastAsia="Aptos" w:hAnsi="Aptos" w:cs="Aptos"/>
        </w:rPr>
      </w:pPr>
    </w:p>
    <w:p w14:paraId="44EEBB89" w14:textId="329F9705" w:rsidR="34E62BFE" w:rsidRDefault="34E62BFE" w:rsidP="34E62BFE">
      <w:pPr>
        <w:spacing w:after="0"/>
        <w:rPr>
          <w:rFonts w:ascii="Aptos" w:eastAsia="Aptos" w:hAnsi="Aptos" w:cs="Aptos"/>
        </w:rPr>
      </w:pPr>
    </w:p>
    <w:p w14:paraId="72126BD9" w14:textId="3CE0B05D" w:rsidR="34E62BFE" w:rsidRDefault="34E62BFE" w:rsidP="34E62BFE">
      <w:pPr>
        <w:spacing w:after="0"/>
        <w:rPr>
          <w:rFonts w:ascii="Aptos" w:eastAsia="Aptos" w:hAnsi="Aptos" w:cs="Aptos"/>
        </w:rPr>
      </w:pPr>
    </w:p>
    <w:p w14:paraId="787E52A2" w14:textId="4DE9A940" w:rsidR="34E62BFE" w:rsidRDefault="34E62BFE" w:rsidP="34E62BFE">
      <w:pPr>
        <w:spacing w:after="0"/>
        <w:rPr>
          <w:rFonts w:ascii="Aptos" w:eastAsia="Aptos" w:hAnsi="Aptos" w:cs="Aptos"/>
        </w:rPr>
      </w:pPr>
    </w:p>
    <w:p w14:paraId="3DF141E3" w14:textId="7DCF88B0" w:rsidR="34E62BFE" w:rsidRDefault="34E62BFE" w:rsidP="34E62BFE">
      <w:pPr>
        <w:spacing w:after="0"/>
        <w:rPr>
          <w:rFonts w:ascii="Aptos" w:eastAsia="Aptos" w:hAnsi="Aptos" w:cs="Aptos"/>
        </w:rPr>
      </w:pPr>
    </w:p>
    <w:p w14:paraId="477A54C1" w14:textId="40E3C1B5" w:rsidR="55114F7D" w:rsidRDefault="3FB14507" w:rsidP="55114F7D">
      <w:pPr>
        <w:rPr>
          <w:b/>
          <w:bCs/>
          <w:color w:val="153D63" w:themeColor="text2" w:themeTint="E6"/>
          <w:u w:val="single"/>
        </w:rPr>
      </w:pPr>
      <w:r w:rsidRPr="3FB14507">
        <w:rPr>
          <w:b/>
          <w:bCs/>
          <w:color w:val="153D63" w:themeColor="text2" w:themeTint="E6"/>
          <w:u w:val="single"/>
        </w:rPr>
        <w:t>______________________________________________________________________________</w:t>
      </w:r>
    </w:p>
    <w:p w14:paraId="70EDB9E0" w14:textId="56A3F295" w:rsidR="65D91437" w:rsidRPr="001B087E" w:rsidRDefault="37BFEF36" w:rsidP="37BFEF36">
      <w:pPr>
        <w:rPr>
          <w:b/>
          <w:bCs/>
          <w:color w:val="153D63" w:themeColor="text2" w:themeTint="E6"/>
          <w:sz w:val="32"/>
          <w:szCs w:val="32"/>
          <w:u w:val="single"/>
        </w:rPr>
      </w:pPr>
      <w:r w:rsidRPr="3FB14507">
        <w:rPr>
          <w:b/>
          <w:bCs/>
          <w:color w:val="FF0000"/>
          <w:sz w:val="32"/>
          <w:szCs w:val="32"/>
          <w:u w:val="single"/>
        </w:rPr>
        <w:t>Lynn Hajj Hassan:</w:t>
      </w:r>
    </w:p>
    <w:p w14:paraId="6EFD8482" w14:textId="4758A1E7" w:rsidR="43DDEBB0" w:rsidRDefault="0952EEE0">
      <w:pPr>
        <w:rPr>
          <w:u w:val="single"/>
        </w:rPr>
      </w:pPr>
      <w:r w:rsidRPr="505A532F">
        <w:rPr>
          <w:u w:val="single"/>
        </w:rPr>
        <w:t>_Class Coupon ( All of it ) :</w:t>
      </w:r>
    </w:p>
    <w:p w14:paraId="6A2021C8" w14:textId="7B9FBB51" w:rsidR="78223916" w:rsidRDefault="78223916" w:rsidP="78223916">
      <w:pPr>
        <w:pStyle w:val="Heading4"/>
        <w:spacing w:before="319" w:after="319"/>
      </w:pPr>
      <w:r w:rsidRPr="78223916">
        <w:rPr>
          <w:rFonts w:ascii="Aptos" w:eastAsia="Aptos" w:hAnsi="Aptos" w:cs="Aptos"/>
          <w:b/>
          <w:bCs/>
        </w:rPr>
        <w:t>Description</w:t>
      </w:r>
    </w:p>
    <w:p w14:paraId="6D42E7E6" w14:textId="32C4978E" w:rsidR="78223916" w:rsidRDefault="78223916" w:rsidP="78223916">
      <w:pPr>
        <w:spacing w:before="240" w:after="240"/>
      </w:pPr>
      <w:r w:rsidRPr="78223916">
        <w:rPr>
          <w:rFonts w:ascii="Aptos" w:eastAsia="Aptos" w:hAnsi="Aptos" w:cs="Aptos"/>
        </w:rPr>
        <w:t xml:space="preserve">The </w:t>
      </w:r>
      <w:r w:rsidRPr="78223916">
        <w:rPr>
          <w:rFonts w:ascii="Consolas" w:eastAsia="Consolas" w:hAnsi="Consolas" w:cs="Consolas"/>
        </w:rPr>
        <w:t>Coupon</w:t>
      </w:r>
      <w:r w:rsidRPr="78223916">
        <w:rPr>
          <w:rFonts w:ascii="Aptos" w:eastAsia="Aptos" w:hAnsi="Aptos" w:cs="Aptos"/>
        </w:rPr>
        <w:t xml:space="preserve"> class </w:t>
      </w:r>
      <w:r w:rsidR="50E55E21" w:rsidRPr="50E55E21">
        <w:rPr>
          <w:rFonts w:ascii="Aptos" w:eastAsia="Aptos" w:hAnsi="Aptos" w:cs="Aptos"/>
        </w:rPr>
        <w:t xml:space="preserve"> </w:t>
      </w:r>
      <w:r w:rsidRPr="78223916">
        <w:rPr>
          <w:rFonts w:ascii="Aptos" w:eastAsia="Aptos" w:hAnsi="Aptos" w:cs="Aptos"/>
        </w:rPr>
        <w:t>provides methods to access, modify, display coupon details, and calculate the discounted price of an item.</w:t>
      </w:r>
    </w:p>
    <w:p w14:paraId="4846BD1F" w14:textId="64886BE3" w:rsidR="78223916" w:rsidRDefault="78223916" w:rsidP="78223916">
      <w:pPr>
        <w:pStyle w:val="Heading4"/>
        <w:spacing w:before="319" w:after="319"/>
      </w:pPr>
      <w:r w:rsidRPr="78223916">
        <w:rPr>
          <w:rFonts w:ascii="Aptos" w:eastAsia="Aptos" w:hAnsi="Aptos" w:cs="Aptos"/>
          <w:b/>
          <w:bCs/>
        </w:rPr>
        <w:t>Fields</w:t>
      </w:r>
    </w:p>
    <w:p w14:paraId="2174C4F6" w14:textId="0CBB38E9" w:rsidR="78223916" w:rsidRDefault="78223916" w:rsidP="78223916">
      <w:pPr>
        <w:pStyle w:val="ListParagraph"/>
        <w:numPr>
          <w:ilvl w:val="0"/>
          <w:numId w:val="1"/>
        </w:numPr>
        <w:spacing w:after="0"/>
        <w:rPr>
          <w:rFonts w:ascii="Aptos" w:eastAsia="Aptos" w:hAnsi="Aptos" w:cs="Aptos"/>
        </w:rPr>
      </w:pPr>
      <w:proofErr w:type="spellStart"/>
      <w:r w:rsidRPr="78223916">
        <w:rPr>
          <w:rFonts w:ascii="Aptos" w:eastAsia="Aptos" w:hAnsi="Aptos" w:cs="Aptos"/>
          <w:b/>
          <w:bCs/>
        </w:rPr>
        <w:t>expDate</w:t>
      </w:r>
      <w:proofErr w:type="spellEnd"/>
      <w:r w:rsidRPr="78223916">
        <w:rPr>
          <w:rFonts w:ascii="Aptos" w:eastAsia="Aptos" w:hAnsi="Aptos" w:cs="Aptos"/>
        </w:rPr>
        <w:t>: Expiration date of the coupon.</w:t>
      </w:r>
    </w:p>
    <w:p w14:paraId="0DAB2B3D" w14:textId="21B0C106" w:rsidR="78223916" w:rsidRDefault="78223916" w:rsidP="78223916">
      <w:pPr>
        <w:pStyle w:val="ListParagraph"/>
        <w:numPr>
          <w:ilvl w:val="0"/>
          <w:numId w:val="1"/>
        </w:numPr>
        <w:spacing w:after="0"/>
        <w:rPr>
          <w:rFonts w:ascii="Aptos" w:eastAsia="Aptos" w:hAnsi="Aptos" w:cs="Aptos"/>
        </w:rPr>
      </w:pPr>
      <w:proofErr w:type="spellStart"/>
      <w:r w:rsidRPr="78223916">
        <w:rPr>
          <w:rFonts w:ascii="Aptos" w:eastAsia="Aptos" w:hAnsi="Aptos" w:cs="Aptos"/>
          <w:b/>
          <w:bCs/>
        </w:rPr>
        <w:t>couponCode</w:t>
      </w:r>
      <w:proofErr w:type="spellEnd"/>
      <w:r w:rsidRPr="78223916">
        <w:rPr>
          <w:rFonts w:ascii="Aptos" w:eastAsia="Aptos" w:hAnsi="Aptos" w:cs="Aptos"/>
        </w:rPr>
        <w:t>: Unique coupon code.</w:t>
      </w:r>
    </w:p>
    <w:p w14:paraId="06D6DAC3" w14:textId="63171EEF" w:rsidR="78223916" w:rsidRDefault="78223916" w:rsidP="78223916">
      <w:pPr>
        <w:pStyle w:val="ListParagraph"/>
        <w:numPr>
          <w:ilvl w:val="0"/>
          <w:numId w:val="1"/>
        </w:numPr>
        <w:spacing w:after="0"/>
        <w:rPr>
          <w:rFonts w:ascii="Aptos" w:eastAsia="Aptos" w:hAnsi="Aptos" w:cs="Aptos"/>
        </w:rPr>
      </w:pPr>
      <w:proofErr w:type="spellStart"/>
      <w:r w:rsidRPr="78223916">
        <w:rPr>
          <w:rFonts w:ascii="Aptos" w:eastAsia="Aptos" w:hAnsi="Aptos" w:cs="Aptos"/>
          <w:b/>
          <w:bCs/>
        </w:rPr>
        <w:t>amountToReduce</w:t>
      </w:r>
      <w:proofErr w:type="spellEnd"/>
      <w:r w:rsidRPr="78223916">
        <w:rPr>
          <w:rFonts w:ascii="Aptos" w:eastAsia="Aptos" w:hAnsi="Aptos" w:cs="Aptos"/>
        </w:rPr>
        <w:t>: Discount percentage offered by the coupon.</w:t>
      </w:r>
    </w:p>
    <w:p w14:paraId="2DFAE75E" w14:textId="38BD7FE0" w:rsidR="78223916" w:rsidRDefault="78223916" w:rsidP="45DF8216">
      <w:pPr>
        <w:pStyle w:val="Heading4"/>
        <w:spacing w:before="319" w:after="319"/>
      </w:pPr>
      <w:r w:rsidRPr="78223916">
        <w:rPr>
          <w:rFonts w:ascii="Aptos" w:eastAsia="Aptos" w:hAnsi="Aptos" w:cs="Aptos"/>
          <w:b/>
          <w:bCs/>
        </w:rPr>
        <w:t>Constructor</w:t>
      </w:r>
    </w:p>
    <w:p w14:paraId="7A7D78B7" w14:textId="73E2DA9A" w:rsidR="78223916" w:rsidRDefault="78223916" w:rsidP="78223916">
      <w:pPr>
        <w:spacing w:before="240" w:after="240"/>
      </w:pPr>
      <w:r w:rsidRPr="78223916">
        <w:rPr>
          <w:rFonts w:ascii="Aptos" w:eastAsia="Aptos" w:hAnsi="Aptos" w:cs="Aptos"/>
        </w:rPr>
        <w:t xml:space="preserve">Initializes a new </w:t>
      </w:r>
      <w:r w:rsidRPr="78223916">
        <w:rPr>
          <w:rFonts w:ascii="Consolas" w:eastAsia="Consolas" w:hAnsi="Consolas" w:cs="Consolas"/>
        </w:rPr>
        <w:t>Coupon</w:t>
      </w:r>
      <w:r w:rsidRPr="78223916">
        <w:rPr>
          <w:rFonts w:ascii="Aptos" w:eastAsia="Aptos" w:hAnsi="Aptos" w:cs="Aptos"/>
        </w:rPr>
        <w:t xml:space="preserve"> with the given expiration date, code, and discount percentage.</w:t>
      </w:r>
    </w:p>
    <w:p w14:paraId="5654806F" w14:textId="08F45356" w:rsidR="78223916" w:rsidRDefault="78223916" w:rsidP="78223916">
      <w:pPr>
        <w:pStyle w:val="Heading4"/>
        <w:spacing w:before="319" w:after="319"/>
      </w:pPr>
      <w:r w:rsidRPr="78223916">
        <w:rPr>
          <w:rFonts w:ascii="Aptos" w:eastAsia="Aptos" w:hAnsi="Aptos" w:cs="Aptos"/>
          <w:b/>
          <w:bCs/>
        </w:rPr>
        <w:t>Methods</w:t>
      </w:r>
    </w:p>
    <w:p w14:paraId="4ABF56AD" w14:textId="30BC5975" w:rsidR="78223916" w:rsidRDefault="78223916" w:rsidP="78223916">
      <w:pPr>
        <w:pStyle w:val="ListParagraph"/>
        <w:numPr>
          <w:ilvl w:val="0"/>
          <w:numId w:val="1"/>
        </w:numPr>
        <w:spacing w:before="240" w:after="240"/>
        <w:rPr>
          <w:rFonts w:ascii="Aptos" w:eastAsia="Aptos" w:hAnsi="Aptos" w:cs="Aptos"/>
          <w:b/>
          <w:bCs/>
        </w:rPr>
      </w:pPr>
      <w:r w:rsidRPr="78223916">
        <w:rPr>
          <w:rFonts w:ascii="Aptos" w:eastAsia="Aptos" w:hAnsi="Aptos" w:cs="Aptos"/>
          <w:b/>
          <w:bCs/>
        </w:rPr>
        <w:t>Getters</w:t>
      </w:r>
    </w:p>
    <w:p w14:paraId="5B2D193C" w14:textId="32187B0E" w:rsidR="78223916" w:rsidRDefault="78223916" w:rsidP="78223916">
      <w:pPr>
        <w:pStyle w:val="ListParagraph"/>
        <w:numPr>
          <w:ilvl w:val="1"/>
          <w:numId w:val="1"/>
        </w:numPr>
        <w:spacing w:after="0"/>
        <w:rPr>
          <w:rFonts w:ascii="Aptos" w:eastAsia="Aptos" w:hAnsi="Aptos" w:cs="Aptos"/>
        </w:rPr>
      </w:pPr>
      <w:proofErr w:type="spellStart"/>
      <w:r w:rsidRPr="78223916">
        <w:rPr>
          <w:rFonts w:ascii="Consolas" w:eastAsia="Consolas" w:hAnsi="Consolas" w:cs="Consolas"/>
        </w:rPr>
        <w:t>getExpDate</w:t>
      </w:r>
      <w:proofErr w:type="spellEnd"/>
      <w:r w:rsidRPr="78223916">
        <w:rPr>
          <w:rFonts w:ascii="Consolas" w:eastAsia="Consolas" w:hAnsi="Consolas" w:cs="Consolas"/>
        </w:rPr>
        <w:t>()</w:t>
      </w:r>
      <w:r w:rsidRPr="78223916">
        <w:rPr>
          <w:rFonts w:ascii="Aptos" w:eastAsia="Aptos" w:hAnsi="Aptos" w:cs="Aptos"/>
        </w:rPr>
        <w:t>: Returns the expiration date.</w:t>
      </w:r>
    </w:p>
    <w:p w14:paraId="11487EF1" w14:textId="3EB65B21" w:rsidR="78223916" w:rsidRDefault="78223916" w:rsidP="78223916">
      <w:pPr>
        <w:pStyle w:val="ListParagraph"/>
        <w:numPr>
          <w:ilvl w:val="1"/>
          <w:numId w:val="1"/>
        </w:numPr>
        <w:spacing w:after="0"/>
        <w:rPr>
          <w:rFonts w:ascii="Aptos" w:eastAsia="Aptos" w:hAnsi="Aptos" w:cs="Aptos"/>
        </w:rPr>
      </w:pPr>
      <w:proofErr w:type="spellStart"/>
      <w:r w:rsidRPr="78223916">
        <w:rPr>
          <w:rFonts w:ascii="Consolas" w:eastAsia="Consolas" w:hAnsi="Consolas" w:cs="Consolas"/>
        </w:rPr>
        <w:t>getCouponCode</w:t>
      </w:r>
      <w:proofErr w:type="spellEnd"/>
      <w:r w:rsidRPr="78223916">
        <w:rPr>
          <w:rFonts w:ascii="Consolas" w:eastAsia="Consolas" w:hAnsi="Consolas" w:cs="Consolas"/>
        </w:rPr>
        <w:t>()</w:t>
      </w:r>
      <w:r w:rsidRPr="78223916">
        <w:rPr>
          <w:rFonts w:ascii="Aptos" w:eastAsia="Aptos" w:hAnsi="Aptos" w:cs="Aptos"/>
        </w:rPr>
        <w:t>: Returns the coupon code.</w:t>
      </w:r>
    </w:p>
    <w:p w14:paraId="19FBA05C" w14:textId="622A18C8" w:rsidR="78223916" w:rsidRDefault="78223916" w:rsidP="78223916">
      <w:pPr>
        <w:pStyle w:val="ListParagraph"/>
        <w:numPr>
          <w:ilvl w:val="1"/>
          <w:numId w:val="1"/>
        </w:numPr>
        <w:spacing w:after="0"/>
        <w:rPr>
          <w:rFonts w:ascii="Aptos" w:eastAsia="Aptos" w:hAnsi="Aptos" w:cs="Aptos"/>
        </w:rPr>
      </w:pPr>
      <w:proofErr w:type="spellStart"/>
      <w:r w:rsidRPr="78223916">
        <w:rPr>
          <w:rFonts w:ascii="Consolas" w:eastAsia="Consolas" w:hAnsi="Consolas" w:cs="Consolas"/>
        </w:rPr>
        <w:t>getAmountToReduce</w:t>
      </w:r>
      <w:proofErr w:type="spellEnd"/>
      <w:r w:rsidRPr="78223916">
        <w:rPr>
          <w:rFonts w:ascii="Consolas" w:eastAsia="Consolas" w:hAnsi="Consolas" w:cs="Consolas"/>
        </w:rPr>
        <w:t>()</w:t>
      </w:r>
      <w:r w:rsidRPr="78223916">
        <w:rPr>
          <w:rFonts w:ascii="Aptos" w:eastAsia="Aptos" w:hAnsi="Aptos" w:cs="Aptos"/>
        </w:rPr>
        <w:t>: Returns the discount percentage.</w:t>
      </w:r>
    </w:p>
    <w:p w14:paraId="78819D55" w14:textId="795B8E85" w:rsidR="78223916" w:rsidRDefault="78223916" w:rsidP="78223916">
      <w:pPr>
        <w:pStyle w:val="ListParagraph"/>
        <w:numPr>
          <w:ilvl w:val="0"/>
          <w:numId w:val="1"/>
        </w:numPr>
        <w:spacing w:before="240" w:after="240"/>
        <w:rPr>
          <w:rFonts w:ascii="Aptos" w:eastAsia="Aptos" w:hAnsi="Aptos" w:cs="Aptos"/>
          <w:b/>
          <w:bCs/>
        </w:rPr>
      </w:pPr>
      <w:r w:rsidRPr="78223916">
        <w:rPr>
          <w:rFonts w:ascii="Aptos" w:eastAsia="Aptos" w:hAnsi="Aptos" w:cs="Aptos"/>
          <w:b/>
          <w:bCs/>
        </w:rPr>
        <w:t>Setters</w:t>
      </w:r>
    </w:p>
    <w:p w14:paraId="27FCE481" w14:textId="71BF4BDE" w:rsidR="78223916" w:rsidRDefault="78223916" w:rsidP="78223916">
      <w:pPr>
        <w:pStyle w:val="ListParagraph"/>
        <w:numPr>
          <w:ilvl w:val="1"/>
          <w:numId w:val="1"/>
        </w:numPr>
        <w:spacing w:after="0"/>
        <w:rPr>
          <w:rFonts w:ascii="Aptos" w:eastAsia="Aptos" w:hAnsi="Aptos" w:cs="Aptos"/>
        </w:rPr>
      </w:pPr>
      <w:proofErr w:type="spellStart"/>
      <w:r w:rsidRPr="78223916">
        <w:rPr>
          <w:rFonts w:ascii="Consolas" w:eastAsia="Consolas" w:hAnsi="Consolas" w:cs="Consolas"/>
        </w:rPr>
        <w:t>setExpDate</w:t>
      </w:r>
      <w:proofErr w:type="spellEnd"/>
      <w:r w:rsidRPr="78223916">
        <w:rPr>
          <w:rFonts w:ascii="Consolas" w:eastAsia="Consolas" w:hAnsi="Consolas" w:cs="Consolas"/>
        </w:rPr>
        <w:t xml:space="preserve">(String </w:t>
      </w:r>
      <w:proofErr w:type="spellStart"/>
      <w:r w:rsidRPr="78223916">
        <w:rPr>
          <w:rFonts w:ascii="Consolas" w:eastAsia="Consolas" w:hAnsi="Consolas" w:cs="Consolas"/>
        </w:rPr>
        <w:t>expDate</w:t>
      </w:r>
      <w:proofErr w:type="spellEnd"/>
      <w:r w:rsidRPr="78223916">
        <w:rPr>
          <w:rFonts w:ascii="Consolas" w:eastAsia="Consolas" w:hAnsi="Consolas" w:cs="Consolas"/>
        </w:rPr>
        <w:t>)</w:t>
      </w:r>
      <w:r w:rsidRPr="78223916">
        <w:rPr>
          <w:rFonts w:ascii="Aptos" w:eastAsia="Aptos" w:hAnsi="Aptos" w:cs="Aptos"/>
        </w:rPr>
        <w:t>: Sets the expiration date.</w:t>
      </w:r>
    </w:p>
    <w:p w14:paraId="3F21BA13" w14:textId="62D25437" w:rsidR="78223916" w:rsidRDefault="78223916" w:rsidP="78223916">
      <w:pPr>
        <w:pStyle w:val="ListParagraph"/>
        <w:numPr>
          <w:ilvl w:val="1"/>
          <w:numId w:val="1"/>
        </w:numPr>
        <w:spacing w:after="0"/>
        <w:rPr>
          <w:rFonts w:ascii="Aptos" w:eastAsia="Aptos" w:hAnsi="Aptos" w:cs="Aptos"/>
        </w:rPr>
      </w:pPr>
      <w:proofErr w:type="spellStart"/>
      <w:r w:rsidRPr="78223916">
        <w:rPr>
          <w:rFonts w:ascii="Consolas" w:eastAsia="Consolas" w:hAnsi="Consolas" w:cs="Consolas"/>
        </w:rPr>
        <w:t>setCouponCode</w:t>
      </w:r>
      <w:proofErr w:type="spellEnd"/>
      <w:r w:rsidRPr="78223916">
        <w:rPr>
          <w:rFonts w:ascii="Consolas" w:eastAsia="Consolas" w:hAnsi="Consolas" w:cs="Consolas"/>
        </w:rPr>
        <w:t xml:space="preserve">(String </w:t>
      </w:r>
      <w:proofErr w:type="spellStart"/>
      <w:r w:rsidRPr="78223916">
        <w:rPr>
          <w:rFonts w:ascii="Consolas" w:eastAsia="Consolas" w:hAnsi="Consolas" w:cs="Consolas"/>
        </w:rPr>
        <w:t>couponCode</w:t>
      </w:r>
      <w:proofErr w:type="spellEnd"/>
      <w:r w:rsidRPr="78223916">
        <w:rPr>
          <w:rFonts w:ascii="Consolas" w:eastAsia="Consolas" w:hAnsi="Consolas" w:cs="Consolas"/>
        </w:rPr>
        <w:t>)</w:t>
      </w:r>
      <w:r w:rsidRPr="78223916">
        <w:rPr>
          <w:rFonts w:ascii="Aptos" w:eastAsia="Aptos" w:hAnsi="Aptos" w:cs="Aptos"/>
        </w:rPr>
        <w:t>: Sets the coupon code.</w:t>
      </w:r>
    </w:p>
    <w:p w14:paraId="02947C00" w14:textId="2CB96389" w:rsidR="78223916" w:rsidRDefault="78223916" w:rsidP="78223916">
      <w:pPr>
        <w:pStyle w:val="ListParagraph"/>
        <w:numPr>
          <w:ilvl w:val="0"/>
          <w:numId w:val="1"/>
        </w:numPr>
        <w:spacing w:before="240" w:after="240"/>
        <w:rPr>
          <w:rFonts w:ascii="Aptos" w:eastAsia="Aptos" w:hAnsi="Aptos" w:cs="Aptos"/>
        </w:rPr>
      </w:pPr>
      <w:proofErr w:type="spellStart"/>
      <w:r w:rsidRPr="78223916">
        <w:rPr>
          <w:rFonts w:ascii="Aptos" w:eastAsia="Aptos" w:hAnsi="Aptos" w:cs="Aptos"/>
          <w:b/>
          <w:bCs/>
        </w:rPr>
        <w:t>displayCouponInfo</w:t>
      </w:r>
      <w:proofErr w:type="spellEnd"/>
      <w:r w:rsidRPr="78223916">
        <w:rPr>
          <w:rFonts w:ascii="Aptos" w:eastAsia="Aptos" w:hAnsi="Aptos" w:cs="Aptos"/>
          <w:b/>
          <w:bCs/>
        </w:rPr>
        <w:t>(</w:t>
      </w:r>
      <w:proofErr w:type="spellStart"/>
      <w:r w:rsidRPr="78223916">
        <w:rPr>
          <w:rFonts w:ascii="Aptos" w:eastAsia="Aptos" w:hAnsi="Aptos" w:cs="Aptos"/>
          <w:b/>
          <w:bCs/>
        </w:rPr>
        <w:t>JTextArea</w:t>
      </w:r>
      <w:proofErr w:type="spellEnd"/>
      <w:r w:rsidRPr="78223916">
        <w:rPr>
          <w:rFonts w:ascii="Aptos" w:eastAsia="Aptos" w:hAnsi="Aptos" w:cs="Aptos"/>
          <w:b/>
          <w:bCs/>
        </w:rPr>
        <w:t xml:space="preserve"> </w:t>
      </w:r>
      <w:proofErr w:type="spellStart"/>
      <w:r w:rsidRPr="78223916">
        <w:rPr>
          <w:rFonts w:ascii="Aptos" w:eastAsia="Aptos" w:hAnsi="Aptos" w:cs="Aptos"/>
          <w:b/>
          <w:bCs/>
        </w:rPr>
        <w:t>textArea</w:t>
      </w:r>
      <w:proofErr w:type="spellEnd"/>
      <w:r w:rsidRPr="78223916">
        <w:rPr>
          <w:rFonts w:ascii="Aptos" w:eastAsia="Aptos" w:hAnsi="Aptos" w:cs="Aptos"/>
          <w:b/>
          <w:bCs/>
        </w:rPr>
        <w:t>)</w:t>
      </w:r>
      <w:r w:rsidRPr="78223916">
        <w:rPr>
          <w:rFonts w:ascii="Aptos" w:eastAsia="Aptos" w:hAnsi="Aptos" w:cs="Aptos"/>
        </w:rPr>
        <w:t>: Displays the coupon details in the provided text area.</w:t>
      </w:r>
    </w:p>
    <w:p w14:paraId="6EE6BFA9" w14:textId="257268B8" w:rsidR="78223916" w:rsidRDefault="78223916" w:rsidP="78223916">
      <w:pPr>
        <w:pStyle w:val="ListParagraph"/>
        <w:numPr>
          <w:ilvl w:val="0"/>
          <w:numId w:val="1"/>
        </w:numPr>
        <w:spacing w:before="240" w:after="240"/>
        <w:rPr>
          <w:rFonts w:ascii="Aptos" w:eastAsia="Aptos" w:hAnsi="Aptos" w:cs="Aptos"/>
        </w:rPr>
      </w:pPr>
      <w:proofErr w:type="spellStart"/>
      <w:r w:rsidRPr="78223916">
        <w:rPr>
          <w:rFonts w:ascii="Aptos" w:eastAsia="Aptos" w:hAnsi="Aptos" w:cs="Aptos"/>
          <w:b/>
          <w:bCs/>
        </w:rPr>
        <w:t>calculateNewPrice</w:t>
      </w:r>
      <w:proofErr w:type="spellEnd"/>
      <w:r w:rsidRPr="78223916">
        <w:rPr>
          <w:rFonts w:ascii="Aptos" w:eastAsia="Aptos" w:hAnsi="Aptos" w:cs="Aptos"/>
          <w:b/>
          <w:bCs/>
        </w:rPr>
        <w:t xml:space="preserve">(double price, double </w:t>
      </w:r>
      <w:proofErr w:type="spellStart"/>
      <w:r w:rsidRPr="78223916">
        <w:rPr>
          <w:rFonts w:ascii="Aptos" w:eastAsia="Aptos" w:hAnsi="Aptos" w:cs="Aptos"/>
          <w:b/>
          <w:bCs/>
        </w:rPr>
        <w:t>amountToReduce</w:t>
      </w:r>
      <w:proofErr w:type="spellEnd"/>
      <w:r w:rsidRPr="78223916">
        <w:rPr>
          <w:rFonts w:ascii="Aptos" w:eastAsia="Aptos" w:hAnsi="Aptos" w:cs="Aptos"/>
          <w:b/>
          <w:bCs/>
        </w:rPr>
        <w:t>)</w:t>
      </w:r>
      <w:r w:rsidRPr="78223916">
        <w:rPr>
          <w:rFonts w:ascii="Aptos" w:eastAsia="Aptos" w:hAnsi="Aptos" w:cs="Aptos"/>
        </w:rPr>
        <w:t>: Calculates and returns the new price after applying the discount</w:t>
      </w:r>
    </w:p>
    <w:p w14:paraId="2A80E7C0" w14:textId="76519F68" w:rsidR="49FE1889" w:rsidRDefault="49FCECAC">
      <w:pPr>
        <w:rPr>
          <w:u w:val="single"/>
        </w:rPr>
      </w:pPr>
      <w:r w:rsidRPr="7838109A">
        <w:rPr>
          <w:u w:val="single"/>
        </w:rPr>
        <w:t>_</w:t>
      </w:r>
      <w:proofErr w:type="spellStart"/>
      <w:r w:rsidRPr="7838109A">
        <w:rPr>
          <w:u w:val="single"/>
        </w:rPr>
        <w:t>CouponSystemManagement</w:t>
      </w:r>
      <w:proofErr w:type="spellEnd"/>
      <w:r w:rsidRPr="7838109A">
        <w:rPr>
          <w:u w:val="single"/>
        </w:rPr>
        <w:t xml:space="preserve"> class </w:t>
      </w:r>
      <w:r w:rsidR="4FAC0DDA" w:rsidRPr="7838109A">
        <w:rPr>
          <w:u w:val="single"/>
        </w:rPr>
        <w:t xml:space="preserve">( All of it ) </w:t>
      </w:r>
      <w:r w:rsidRPr="7838109A">
        <w:rPr>
          <w:u w:val="single"/>
        </w:rPr>
        <w:t>:</w:t>
      </w:r>
    </w:p>
    <w:p w14:paraId="13EDE050" w14:textId="52DF0984" w:rsidR="7838109A" w:rsidRDefault="7838109A" w:rsidP="7838109A">
      <w:pPr>
        <w:pStyle w:val="Heading4"/>
        <w:spacing w:before="319" w:after="319"/>
      </w:pPr>
      <w:r w:rsidRPr="7838109A">
        <w:rPr>
          <w:rFonts w:ascii="Aptos" w:eastAsia="Aptos" w:hAnsi="Aptos" w:cs="Aptos"/>
          <w:b/>
          <w:bCs/>
        </w:rPr>
        <w:t>Description</w:t>
      </w:r>
    </w:p>
    <w:p w14:paraId="7CEB28F7" w14:textId="5B94B08F" w:rsidR="7838109A" w:rsidRDefault="7838109A" w:rsidP="7838109A">
      <w:pPr>
        <w:spacing w:before="240" w:after="240"/>
      </w:pPr>
      <w:r w:rsidRPr="7838109A">
        <w:rPr>
          <w:rFonts w:ascii="Aptos" w:eastAsia="Aptos" w:hAnsi="Aptos" w:cs="Aptos"/>
        </w:rPr>
        <w:t xml:space="preserve">The </w:t>
      </w:r>
      <w:proofErr w:type="spellStart"/>
      <w:r w:rsidRPr="7838109A">
        <w:rPr>
          <w:rFonts w:ascii="Consolas" w:eastAsia="Consolas" w:hAnsi="Consolas" w:cs="Consolas"/>
        </w:rPr>
        <w:t>CouponsSystemManagement</w:t>
      </w:r>
      <w:proofErr w:type="spellEnd"/>
      <w:r w:rsidRPr="7838109A">
        <w:rPr>
          <w:rFonts w:ascii="Aptos" w:eastAsia="Aptos" w:hAnsi="Aptos" w:cs="Aptos"/>
        </w:rPr>
        <w:t xml:space="preserve"> class designed to manage a collection of coupons like supports adding, removing, and displaying coupons. This class uses a linked list to store the coupons and provides methods to manipulate and display the list.</w:t>
      </w:r>
    </w:p>
    <w:p w14:paraId="5853D7C6" w14:textId="2CE7A219" w:rsidR="7838109A" w:rsidRDefault="7838109A" w:rsidP="7838109A">
      <w:pPr>
        <w:pStyle w:val="Heading4"/>
        <w:spacing w:before="319" w:after="319"/>
      </w:pPr>
      <w:r w:rsidRPr="7838109A">
        <w:rPr>
          <w:rFonts w:ascii="Aptos" w:eastAsia="Aptos" w:hAnsi="Aptos" w:cs="Aptos"/>
          <w:b/>
          <w:bCs/>
        </w:rPr>
        <w:t>Fields</w:t>
      </w:r>
    </w:p>
    <w:p w14:paraId="25F26E6A" w14:textId="0A560AA5" w:rsidR="7838109A" w:rsidRDefault="7838109A" w:rsidP="5240BFB3">
      <w:pPr>
        <w:pStyle w:val="ListParagraph"/>
        <w:numPr>
          <w:ilvl w:val="0"/>
          <w:numId w:val="1"/>
        </w:numPr>
        <w:spacing w:before="319" w:after="0"/>
        <w:rPr>
          <w:rFonts w:ascii="Aptos" w:eastAsia="Aptos" w:hAnsi="Aptos" w:cs="Aptos"/>
        </w:rPr>
      </w:pPr>
      <w:proofErr w:type="spellStart"/>
      <w:r w:rsidRPr="7838109A">
        <w:rPr>
          <w:rFonts w:ascii="Aptos" w:eastAsia="Aptos" w:hAnsi="Aptos" w:cs="Aptos"/>
          <w:b/>
          <w:bCs/>
        </w:rPr>
        <w:t>couponList</w:t>
      </w:r>
      <w:proofErr w:type="spellEnd"/>
      <w:r w:rsidRPr="7838109A">
        <w:rPr>
          <w:rFonts w:ascii="Aptos" w:eastAsia="Aptos" w:hAnsi="Aptos" w:cs="Aptos"/>
        </w:rPr>
        <w:t xml:space="preserve">: </w:t>
      </w:r>
      <w:r w:rsidRPr="7838109A">
        <w:rPr>
          <w:rFonts w:ascii="Consolas" w:eastAsia="Consolas" w:hAnsi="Consolas" w:cs="Consolas"/>
        </w:rPr>
        <w:t>LinkedList&lt;T&gt;</w:t>
      </w:r>
      <w:r w:rsidRPr="7838109A">
        <w:rPr>
          <w:rFonts w:ascii="Aptos" w:eastAsia="Aptos" w:hAnsi="Aptos" w:cs="Aptos"/>
        </w:rPr>
        <w:t xml:space="preserve"> - A linked list to store </w:t>
      </w:r>
      <w:proofErr w:type="spellStart"/>
      <w:r w:rsidRPr="7838109A">
        <w:rPr>
          <w:rFonts w:ascii="Aptos" w:eastAsia="Aptos" w:hAnsi="Aptos" w:cs="Aptos"/>
        </w:rPr>
        <w:t>coupons.</w:t>
      </w:r>
      <w:r w:rsidRPr="7838109A">
        <w:rPr>
          <w:rFonts w:ascii="Aptos" w:eastAsia="Aptos" w:hAnsi="Aptos" w:cs="Aptos"/>
          <w:b/>
          <w:bCs/>
        </w:rPr>
        <w:t>Constructor</w:t>
      </w:r>
      <w:proofErr w:type="spellEnd"/>
    </w:p>
    <w:p w14:paraId="6FEB8517" w14:textId="56143184" w:rsidR="7838109A" w:rsidRDefault="6FE0F19A" w:rsidP="4612672B">
      <w:pPr>
        <w:spacing w:before="240" w:after="0"/>
        <w:rPr>
          <w:rFonts w:ascii="Consolas" w:eastAsia="Consolas" w:hAnsi="Consolas" w:cs="Consolas"/>
        </w:rPr>
      </w:pPr>
      <w:r w:rsidRPr="6FE0F19A">
        <w:rPr>
          <w:rFonts w:ascii="Consolas" w:eastAsia="Consolas" w:hAnsi="Consolas" w:cs="Consolas"/>
        </w:rPr>
        <w:t xml:space="preserve"> </w:t>
      </w:r>
      <w:r w:rsidR="7838109A" w:rsidRPr="7838109A">
        <w:rPr>
          <w:rFonts w:ascii="Consolas" w:eastAsia="Consolas" w:hAnsi="Consolas" w:cs="Consolas"/>
        </w:rPr>
        <w:t xml:space="preserve"> </w:t>
      </w:r>
      <w:proofErr w:type="spellStart"/>
      <w:r w:rsidR="7838109A" w:rsidRPr="7838109A">
        <w:rPr>
          <w:rFonts w:ascii="Consolas" w:eastAsia="Consolas" w:hAnsi="Consolas" w:cs="Consolas"/>
        </w:rPr>
        <w:t>CouponsSystemManagement</w:t>
      </w:r>
      <w:proofErr w:type="spellEnd"/>
      <w:r w:rsidR="36FAADDF" w:rsidRPr="36FAADDF">
        <w:rPr>
          <w:rFonts w:ascii="Consolas" w:eastAsia="Consolas" w:hAnsi="Consolas" w:cs="Consolas"/>
        </w:rPr>
        <w:t>():</w:t>
      </w:r>
      <w:r w:rsidR="7838109A" w:rsidRPr="7838109A">
        <w:rPr>
          <w:rFonts w:ascii="Aptos" w:eastAsia="Aptos" w:hAnsi="Aptos" w:cs="Aptos"/>
        </w:rPr>
        <w:t>Initializes a new  empty linked list of coupons.</w:t>
      </w:r>
    </w:p>
    <w:p w14:paraId="214066B5" w14:textId="0D7CF98F" w:rsidR="7838109A" w:rsidRDefault="7838109A" w:rsidP="7838109A">
      <w:pPr>
        <w:pStyle w:val="Heading4"/>
        <w:spacing w:before="319" w:after="319"/>
      </w:pPr>
      <w:r w:rsidRPr="7838109A">
        <w:rPr>
          <w:rFonts w:ascii="Aptos" w:eastAsia="Aptos" w:hAnsi="Aptos" w:cs="Aptos"/>
          <w:b/>
          <w:bCs/>
        </w:rPr>
        <w:t>Methods</w:t>
      </w:r>
    </w:p>
    <w:p w14:paraId="0E9CA032" w14:textId="6812517E" w:rsidR="7838109A" w:rsidRDefault="7838109A" w:rsidP="0605EFB8">
      <w:pPr>
        <w:pStyle w:val="ListParagraph"/>
        <w:numPr>
          <w:ilvl w:val="0"/>
          <w:numId w:val="1"/>
        </w:numPr>
        <w:spacing w:before="240" w:after="240"/>
      </w:pPr>
      <w:proofErr w:type="spellStart"/>
      <w:r w:rsidRPr="7838109A">
        <w:rPr>
          <w:rFonts w:ascii="Aptos" w:eastAsia="Aptos" w:hAnsi="Aptos" w:cs="Aptos"/>
          <w:b/>
          <w:bCs/>
        </w:rPr>
        <w:t>addCoupon</w:t>
      </w:r>
      <w:proofErr w:type="spellEnd"/>
      <w:r w:rsidRPr="7838109A">
        <w:rPr>
          <w:rFonts w:ascii="Aptos" w:eastAsia="Aptos" w:hAnsi="Aptos" w:cs="Aptos"/>
          <w:b/>
          <w:bCs/>
        </w:rPr>
        <w:t>(T coupon)</w:t>
      </w:r>
      <w:r w:rsidRPr="7838109A">
        <w:rPr>
          <w:rFonts w:ascii="Aptos" w:eastAsia="Aptos" w:hAnsi="Aptos" w:cs="Aptos"/>
        </w:rPr>
        <w:t xml:space="preserve"> Adds the specified coupon to the list.</w:t>
      </w:r>
    </w:p>
    <w:p w14:paraId="34A6AE7D" w14:textId="2C10EA0E" w:rsidR="49FE1889" w:rsidRDefault="7838109A" w:rsidP="1D983E94">
      <w:pPr>
        <w:pStyle w:val="ListParagraph"/>
        <w:numPr>
          <w:ilvl w:val="0"/>
          <w:numId w:val="1"/>
        </w:numPr>
        <w:spacing w:before="240" w:after="240"/>
        <w:rPr>
          <w:rFonts w:ascii="Aptos" w:eastAsia="Aptos" w:hAnsi="Aptos" w:cs="Aptos"/>
        </w:rPr>
      </w:pPr>
      <w:proofErr w:type="spellStart"/>
      <w:r w:rsidRPr="7838109A">
        <w:rPr>
          <w:rFonts w:ascii="Aptos" w:eastAsia="Aptos" w:hAnsi="Aptos" w:cs="Aptos"/>
          <w:b/>
          <w:bCs/>
        </w:rPr>
        <w:t>removeCoupon</w:t>
      </w:r>
      <w:proofErr w:type="spellEnd"/>
      <w:r w:rsidRPr="7838109A">
        <w:rPr>
          <w:rFonts w:ascii="Aptos" w:eastAsia="Aptos" w:hAnsi="Aptos" w:cs="Aptos"/>
          <w:b/>
          <w:bCs/>
        </w:rPr>
        <w:t>(T coupon)</w:t>
      </w:r>
      <w:r w:rsidRPr="7838109A">
        <w:rPr>
          <w:rFonts w:ascii="Aptos" w:eastAsia="Aptos" w:hAnsi="Aptos" w:cs="Aptos"/>
        </w:rPr>
        <w:t xml:space="preserve"> Removes the specified coupon from the list if it exists.</w:t>
      </w:r>
    </w:p>
    <w:p w14:paraId="4EB515BA" w14:textId="1E481789" w:rsidR="49FE1889" w:rsidRDefault="7838109A" w:rsidP="08C93AB6">
      <w:pPr>
        <w:pStyle w:val="ListParagraph"/>
        <w:numPr>
          <w:ilvl w:val="0"/>
          <w:numId w:val="1"/>
        </w:numPr>
        <w:spacing w:before="240" w:after="240"/>
        <w:rPr>
          <w:rFonts w:ascii="Aptos" w:eastAsia="Aptos" w:hAnsi="Aptos" w:cs="Aptos"/>
        </w:rPr>
      </w:pPr>
      <w:proofErr w:type="spellStart"/>
      <w:r w:rsidRPr="7838109A">
        <w:rPr>
          <w:rFonts w:ascii="Aptos" w:eastAsia="Aptos" w:hAnsi="Aptos" w:cs="Aptos"/>
          <w:b/>
          <w:bCs/>
        </w:rPr>
        <w:t>displayCoupons</w:t>
      </w:r>
      <w:proofErr w:type="spellEnd"/>
      <w:r w:rsidRPr="7838109A">
        <w:rPr>
          <w:rFonts w:ascii="Aptos" w:eastAsia="Aptos" w:hAnsi="Aptos" w:cs="Aptos"/>
          <w:b/>
          <w:bCs/>
        </w:rPr>
        <w:t>(</w:t>
      </w:r>
      <w:proofErr w:type="spellStart"/>
      <w:r w:rsidRPr="7838109A">
        <w:rPr>
          <w:rFonts w:ascii="Aptos" w:eastAsia="Aptos" w:hAnsi="Aptos" w:cs="Aptos"/>
          <w:b/>
          <w:bCs/>
        </w:rPr>
        <w:t>JTextArea</w:t>
      </w:r>
      <w:proofErr w:type="spellEnd"/>
      <w:r w:rsidRPr="7838109A">
        <w:rPr>
          <w:rFonts w:ascii="Aptos" w:eastAsia="Aptos" w:hAnsi="Aptos" w:cs="Aptos"/>
          <w:b/>
          <w:bCs/>
        </w:rPr>
        <w:t xml:space="preserve"> </w:t>
      </w:r>
      <w:proofErr w:type="spellStart"/>
      <w:r w:rsidRPr="7838109A">
        <w:rPr>
          <w:rFonts w:ascii="Aptos" w:eastAsia="Aptos" w:hAnsi="Aptos" w:cs="Aptos"/>
          <w:b/>
          <w:bCs/>
        </w:rPr>
        <w:t>textArea</w:t>
      </w:r>
      <w:proofErr w:type="spellEnd"/>
      <w:r w:rsidRPr="7838109A">
        <w:rPr>
          <w:rFonts w:ascii="Aptos" w:eastAsia="Aptos" w:hAnsi="Aptos" w:cs="Aptos"/>
          <w:b/>
          <w:bCs/>
        </w:rPr>
        <w:t>)</w:t>
      </w:r>
      <w:r w:rsidRPr="7838109A">
        <w:rPr>
          <w:rFonts w:ascii="Aptos" w:eastAsia="Aptos" w:hAnsi="Aptos" w:cs="Aptos"/>
        </w:rPr>
        <w:t xml:space="preserve"> Clears the provided text area and appends the details of all coupons in the list to the text area.</w:t>
      </w:r>
    </w:p>
    <w:p w14:paraId="27D8EE20" w14:textId="474F57DE" w:rsidR="3E5313C2" w:rsidRDefault="6A1AF845" w:rsidP="4C90545E">
      <w:pPr>
        <w:rPr>
          <w:rFonts w:ascii="Consolas" w:eastAsia="Consolas" w:hAnsi="Consolas" w:cs="Consolas"/>
          <w:color w:val="1290C3"/>
          <w:sz w:val="20"/>
          <w:szCs w:val="20"/>
        </w:rPr>
      </w:pPr>
      <w:r>
        <w:t>_</w:t>
      </w:r>
      <w:proofErr w:type="spellStart"/>
      <w:r>
        <w:t>CouponDisplayPanel</w:t>
      </w:r>
      <w:proofErr w:type="spellEnd"/>
      <w:r>
        <w:t xml:space="preserve"> class</w:t>
      </w:r>
      <w:r w:rsidR="3E5313C2">
        <w:t>(All of it)</w:t>
      </w:r>
      <w:r>
        <w:t xml:space="preserve"> : </w:t>
      </w:r>
    </w:p>
    <w:p w14:paraId="633CAFA9" w14:textId="22F13ED7" w:rsidR="3E5313C2" w:rsidRDefault="4C90545E" w:rsidP="4C90545E">
      <w:pPr>
        <w:pStyle w:val="Heading4"/>
        <w:spacing w:before="319" w:after="319"/>
      </w:pPr>
      <w:r w:rsidRPr="4C90545E">
        <w:rPr>
          <w:rFonts w:ascii="Aptos" w:eastAsia="Aptos" w:hAnsi="Aptos" w:cs="Aptos"/>
          <w:b/>
          <w:bCs/>
        </w:rPr>
        <w:t>Description</w:t>
      </w:r>
    </w:p>
    <w:p w14:paraId="5B1E940E" w14:textId="1938ED68" w:rsidR="3E5313C2" w:rsidRDefault="4C90545E" w:rsidP="4C90545E">
      <w:pPr>
        <w:spacing w:before="240" w:after="240"/>
      </w:pPr>
      <w:r w:rsidRPr="4C90545E">
        <w:rPr>
          <w:rFonts w:ascii="Aptos" w:eastAsia="Aptos" w:hAnsi="Aptos" w:cs="Aptos"/>
        </w:rPr>
        <w:t xml:space="preserve">The </w:t>
      </w:r>
      <w:proofErr w:type="spellStart"/>
      <w:r w:rsidRPr="4C90545E">
        <w:rPr>
          <w:rFonts w:ascii="Consolas" w:eastAsia="Consolas" w:hAnsi="Consolas" w:cs="Consolas"/>
        </w:rPr>
        <w:t>CouponDisplayPanel</w:t>
      </w:r>
      <w:proofErr w:type="spellEnd"/>
      <w:r w:rsidRPr="4C90545E">
        <w:rPr>
          <w:rFonts w:ascii="Aptos" w:eastAsia="Aptos" w:hAnsi="Aptos" w:cs="Aptos"/>
        </w:rPr>
        <w:t xml:space="preserve"> class extends </w:t>
      </w:r>
      <w:proofErr w:type="spellStart"/>
      <w:r w:rsidRPr="4C90545E">
        <w:rPr>
          <w:rFonts w:ascii="Consolas" w:eastAsia="Consolas" w:hAnsi="Consolas" w:cs="Consolas"/>
        </w:rPr>
        <w:t>JPanel</w:t>
      </w:r>
      <w:proofErr w:type="spellEnd"/>
      <w:r w:rsidRPr="4C90545E">
        <w:rPr>
          <w:rFonts w:ascii="Aptos" w:eastAsia="Aptos" w:hAnsi="Aptos" w:cs="Aptos"/>
        </w:rPr>
        <w:t xml:space="preserve"> and provides a graphical user interface (GUI) for displaying coupons. It integrates with the </w:t>
      </w:r>
      <w:proofErr w:type="spellStart"/>
      <w:r w:rsidRPr="4C90545E">
        <w:rPr>
          <w:rFonts w:ascii="Consolas" w:eastAsia="Consolas" w:hAnsi="Consolas" w:cs="Consolas"/>
        </w:rPr>
        <w:t>CouponsSystemManagement</w:t>
      </w:r>
      <w:proofErr w:type="spellEnd"/>
      <w:r w:rsidRPr="4C90545E">
        <w:rPr>
          <w:rFonts w:ascii="Aptos" w:eastAsia="Aptos" w:hAnsi="Aptos" w:cs="Aptos"/>
        </w:rPr>
        <w:t xml:space="preserve"> system to show a list of coupons in a text area, allowing users to view the details of all available coupons. Additionally, it provides a static method to generate and add welcome coupons to the system.</w:t>
      </w:r>
    </w:p>
    <w:p w14:paraId="60D35764" w14:textId="7AB51EDF" w:rsidR="3E5313C2" w:rsidRDefault="4C90545E" w:rsidP="4C90545E">
      <w:pPr>
        <w:pStyle w:val="Heading4"/>
        <w:spacing w:before="319" w:after="319"/>
      </w:pPr>
      <w:r w:rsidRPr="4C90545E">
        <w:rPr>
          <w:rFonts w:ascii="Aptos" w:eastAsia="Aptos" w:hAnsi="Aptos" w:cs="Aptos"/>
          <w:b/>
          <w:bCs/>
        </w:rPr>
        <w:t>Fields</w:t>
      </w:r>
    </w:p>
    <w:p w14:paraId="5EB5D04E" w14:textId="05354DF5" w:rsidR="3E5313C2" w:rsidRDefault="4C90545E" w:rsidP="4C90545E">
      <w:pPr>
        <w:pStyle w:val="ListParagraph"/>
        <w:numPr>
          <w:ilvl w:val="0"/>
          <w:numId w:val="1"/>
        </w:numPr>
        <w:spacing w:after="0"/>
        <w:rPr>
          <w:rFonts w:ascii="Aptos" w:eastAsia="Aptos" w:hAnsi="Aptos" w:cs="Aptos"/>
        </w:rPr>
      </w:pPr>
      <w:proofErr w:type="spellStart"/>
      <w:r w:rsidRPr="4C90545E">
        <w:rPr>
          <w:rFonts w:ascii="Aptos" w:eastAsia="Aptos" w:hAnsi="Aptos" w:cs="Aptos"/>
          <w:b/>
          <w:bCs/>
        </w:rPr>
        <w:t>couponsSystem</w:t>
      </w:r>
      <w:proofErr w:type="spellEnd"/>
      <w:r w:rsidRPr="4C90545E">
        <w:rPr>
          <w:rFonts w:ascii="Aptos" w:eastAsia="Aptos" w:hAnsi="Aptos" w:cs="Aptos"/>
        </w:rPr>
        <w:t xml:space="preserve">: </w:t>
      </w:r>
      <w:proofErr w:type="spellStart"/>
      <w:r w:rsidRPr="4C90545E">
        <w:rPr>
          <w:rFonts w:ascii="Consolas" w:eastAsia="Consolas" w:hAnsi="Consolas" w:cs="Consolas"/>
        </w:rPr>
        <w:t>CouponsSystemManagement</w:t>
      </w:r>
      <w:proofErr w:type="spellEnd"/>
      <w:r w:rsidRPr="4C90545E">
        <w:rPr>
          <w:rFonts w:ascii="Consolas" w:eastAsia="Consolas" w:hAnsi="Consolas" w:cs="Consolas"/>
        </w:rPr>
        <w:t>&lt;Coupon&gt;</w:t>
      </w:r>
      <w:r w:rsidRPr="4C90545E">
        <w:rPr>
          <w:rFonts w:ascii="Aptos" w:eastAsia="Aptos" w:hAnsi="Aptos" w:cs="Aptos"/>
        </w:rPr>
        <w:t xml:space="preserve"> - A reference to the coupons management system that handles the collection of coupons.</w:t>
      </w:r>
    </w:p>
    <w:p w14:paraId="5CA710A2" w14:textId="3F1A817F" w:rsidR="3E5313C2" w:rsidRDefault="4C90545E" w:rsidP="4C90545E">
      <w:pPr>
        <w:pStyle w:val="ListParagraph"/>
        <w:numPr>
          <w:ilvl w:val="0"/>
          <w:numId w:val="1"/>
        </w:numPr>
        <w:spacing w:after="0"/>
        <w:rPr>
          <w:rFonts w:ascii="Aptos" w:eastAsia="Aptos" w:hAnsi="Aptos" w:cs="Aptos"/>
        </w:rPr>
      </w:pPr>
      <w:proofErr w:type="spellStart"/>
      <w:r w:rsidRPr="4C90545E">
        <w:rPr>
          <w:rFonts w:ascii="Aptos" w:eastAsia="Aptos" w:hAnsi="Aptos" w:cs="Aptos"/>
          <w:b/>
          <w:bCs/>
        </w:rPr>
        <w:t>couponTextArea</w:t>
      </w:r>
      <w:proofErr w:type="spellEnd"/>
      <w:r w:rsidRPr="4C90545E">
        <w:rPr>
          <w:rFonts w:ascii="Aptos" w:eastAsia="Aptos" w:hAnsi="Aptos" w:cs="Aptos"/>
        </w:rPr>
        <w:t xml:space="preserve">: </w:t>
      </w:r>
      <w:proofErr w:type="spellStart"/>
      <w:r w:rsidRPr="4C90545E">
        <w:rPr>
          <w:rFonts w:ascii="Consolas" w:eastAsia="Consolas" w:hAnsi="Consolas" w:cs="Consolas"/>
        </w:rPr>
        <w:t>JTextArea</w:t>
      </w:r>
      <w:proofErr w:type="spellEnd"/>
      <w:r w:rsidRPr="4C90545E">
        <w:rPr>
          <w:rFonts w:ascii="Aptos" w:eastAsia="Aptos" w:hAnsi="Aptos" w:cs="Aptos"/>
        </w:rPr>
        <w:t xml:space="preserve"> - A text area for displaying the details of coupons.</w:t>
      </w:r>
    </w:p>
    <w:p w14:paraId="62A926B3" w14:textId="573C358A" w:rsidR="3E5313C2" w:rsidRDefault="4C90545E" w:rsidP="3FB14507">
      <w:pPr>
        <w:pStyle w:val="Heading4"/>
        <w:spacing w:before="319" w:after="319"/>
      </w:pPr>
      <w:r w:rsidRPr="4C90545E">
        <w:rPr>
          <w:rFonts w:ascii="Aptos" w:eastAsia="Aptos" w:hAnsi="Aptos" w:cs="Aptos"/>
          <w:b/>
          <w:bCs/>
        </w:rPr>
        <w:t>Constructor</w:t>
      </w:r>
    </w:p>
    <w:p w14:paraId="07B98B68" w14:textId="6F56B822" w:rsidR="3E5313C2" w:rsidRDefault="4C90545E" w:rsidP="4C90545E">
      <w:pPr>
        <w:spacing w:before="240" w:after="240"/>
      </w:pPr>
      <w:r w:rsidRPr="4C90545E">
        <w:rPr>
          <w:rFonts w:ascii="Aptos" w:eastAsia="Aptos" w:hAnsi="Aptos" w:cs="Aptos"/>
        </w:rPr>
        <w:t xml:space="preserve">Initializes a new </w:t>
      </w:r>
      <w:proofErr w:type="spellStart"/>
      <w:r w:rsidRPr="4C90545E">
        <w:rPr>
          <w:rFonts w:ascii="Consolas" w:eastAsia="Consolas" w:hAnsi="Consolas" w:cs="Consolas"/>
        </w:rPr>
        <w:t>CouponDisplayPanel</w:t>
      </w:r>
      <w:proofErr w:type="spellEnd"/>
      <w:r w:rsidRPr="4C90545E">
        <w:rPr>
          <w:rFonts w:ascii="Aptos" w:eastAsia="Aptos" w:hAnsi="Aptos" w:cs="Aptos"/>
        </w:rPr>
        <w:t xml:space="preserve"> with the specified coupons management system. The constructor sets up the panel layout, initializes the text area with a scroll pane, and displays the coupons automatically.</w:t>
      </w:r>
    </w:p>
    <w:p w14:paraId="323C1D85" w14:textId="486E83C1" w:rsidR="3E5313C2" w:rsidRDefault="4C90545E" w:rsidP="4C90545E">
      <w:pPr>
        <w:pStyle w:val="Heading4"/>
        <w:spacing w:before="319" w:after="319"/>
      </w:pPr>
      <w:r w:rsidRPr="4C90545E">
        <w:rPr>
          <w:rFonts w:ascii="Aptos" w:eastAsia="Aptos" w:hAnsi="Aptos" w:cs="Aptos"/>
          <w:b/>
          <w:bCs/>
        </w:rPr>
        <w:t>Methods</w:t>
      </w:r>
    </w:p>
    <w:p w14:paraId="00954F39" w14:textId="61173F7A" w:rsidR="3E5313C2" w:rsidRDefault="4C90545E" w:rsidP="3FB14507">
      <w:pPr>
        <w:pStyle w:val="ListParagraph"/>
        <w:numPr>
          <w:ilvl w:val="0"/>
          <w:numId w:val="1"/>
        </w:numPr>
        <w:spacing w:after="0"/>
        <w:rPr>
          <w:rFonts w:ascii="Aptos" w:eastAsia="Aptos" w:hAnsi="Aptos" w:cs="Aptos"/>
        </w:rPr>
      </w:pPr>
      <w:proofErr w:type="spellStart"/>
      <w:r w:rsidRPr="4C90545E">
        <w:rPr>
          <w:rFonts w:ascii="Aptos" w:eastAsia="Aptos" w:hAnsi="Aptos" w:cs="Aptos"/>
          <w:b/>
          <w:bCs/>
        </w:rPr>
        <w:t>generateWelcomeCoupons</w:t>
      </w:r>
      <w:proofErr w:type="spellEnd"/>
      <w:r w:rsidRPr="4C90545E">
        <w:rPr>
          <w:rFonts w:ascii="Aptos" w:eastAsia="Aptos" w:hAnsi="Aptos" w:cs="Aptos"/>
          <w:b/>
          <w:bCs/>
        </w:rPr>
        <w:t>(</w:t>
      </w:r>
      <w:proofErr w:type="spellStart"/>
      <w:r w:rsidRPr="4C90545E">
        <w:rPr>
          <w:rFonts w:ascii="Aptos" w:eastAsia="Aptos" w:hAnsi="Aptos" w:cs="Aptos"/>
          <w:b/>
          <w:bCs/>
        </w:rPr>
        <w:t>CouponsSystemManagement</w:t>
      </w:r>
      <w:proofErr w:type="spellEnd"/>
      <w:r w:rsidRPr="4C90545E">
        <w:rPr>
          <w:rFonts w:ascii="Aptos" w:eastAsia="Aptos" w:hAnsi="Aptos" w:cs="Aptos"/>
          <w:b/>
          <w:bCs/>
        </w:rPr>
        <w:t xml:space="preserve">&lt;Coupon&gt; </w:t>
      </w:r>
      <w:proofErr w:type="spellStart"/>
      <w:r w:rsidRPr="4C90545E">
        <w:rPr>
          <w:rFonts w:ascii="Aptos" w:eastAsia="Aptos" w:hAnsi="Aptos" w:cs="Aptos"/>
          <w:b/>
          <w:bCs/>
        </w:rPr>
        <w:t>couponsSystem</w:t>
      </w:r>
      <w:proofErr w:type="spellEnd"/>
      <w:r w:rsidRPr="4C90545E">
        <w:rPr>
          <w:rFonts w:ascii="Aptos" w:eastAsia="Aptos" w:hAnsi="Aptos" w:cs="Aptos"/>
          <w:b/>
          <w:bCs/>
        </w:rPr>
        <w:t>)</w:t>
      </w:r>
      <w:r w:rsidRPr="4C90545E">
        <w:rPr>
          <w:rFonts w:ascii="Aptos" w:eastAsia="Aptos" w:hAnsi="Aptos" w:cs="Aptos"/>
        </w:rPr>
        <w:t>: A static method that generates a welcome coupon and adds it to the specified coupons management system.</w:t>
      </w:r>
    </w:p>
    <w:p w14:paraId="2E396524" w14:textId="2287FEDF" w:rsidR="3FB14507" w:rsidRDefault="3FB14507" w:rsidP="3FB14507">
      <w:pPr>
        <w:pStyle w:val="ListParagraph"/>
        <w:spacing w:after="0"/>
        <w:rPr>
          <w:rFonts w:ascii="Aptos" w:eastAsia="Aptos" w:hAnsi="Aptos" w:cs="Aptos"/>
        </w:rPr>
      </w:pPr>
    </w:p>
    <w:p w14:paraId="579871E1" w14:textId="3FE49555" w:rsidR="65D91437" w:rsidRDefault="3FB14507" w:rsidP="65D91437">
      <w:r>
        <w:t>__</w:t>
      </w:r>
      <w:proofErr w:type="spellStart"/>
      <w:r>
        <w:t>UserAccountSystem</w:t>
      </w:r>
      <w:proofErr w:type="spellEnd"/>
      <w:r>
        <w:t xml:space="preserve"> ( All of it) : </w:t>
      </w:r>
    </w:p>
    <w:p w14:paraId="52468BB1" w14:textId="5A531F50" w:rsidR="00F769B9" w:rsidRDefault="3FB14507" w:rsidP="3FB14507">
      <w:pPr>
        <w:pStyle w:val="Heading4"/>
        <w:spacing w:before="319" w:after="319"/>
      </w:pPr>
      <w:r w:rsidRPr="3FB14507">
        <w:rPr>
          <w:rFonts w:ascii="Aptos" w:eastAsia="Aptos" w:hAnsi="Aptos" w:cs="Aptos"/>
          <w:b/>
          <w:bCs/>
        </w:rPr>
        <w:t>Description</w:t>
      </w:r>
    </w:p>
    <w:p w14:paraId="17571AEA" w14:textId="7BC53EBC" w:rsidR="00F769B9" w:rsidRDefault="3FB14507" w:rsidP="3FB14507">
      <w:pPr>
        <w:spacing w:before="240" w:after="240"/>
      </w:pPr>
      <w:r w:rsidRPr="3FB14507">
        <w:rPr>
          <w:rFonts w:ascii="Aptos" w:eastAsia="Aptos" w:hAnsi="Aptos" w:cs="Aptos"/>
        </w:rPr>
        <w:t>manages a list of user accounts in a library system. This class supports both librarian and customer accounts and includes methods for handling account balances and user authentication.</w:t>
      </w:r>
    </w:p>
    <w:p w14:paraId="613E17ED" w14:textId="38A501D9" w:rsidR="00F769B9" w:rsidRDefault="3FB14507" w:rsidP="3FB14507">
      <w:pPr>
        <w:pStyle w:val="Heading4"/>
        <w:spacing w:before="319" w:after="319"/>
      </w:pPr>
      <w:r w:rsidRPr="3FB14507">
        <w:rPr>
          <w:rFonts w:ascii="Aptos" w:eastAsia="Aptos" w:hAnsi="Aptos" w:cs="Aptos"/>
          <w:b/>
          <w:bCs/>
        </w:rPr>
        <w:t>Fields</w:t>
      </w:r>
    </w:p>
    <w:p w14:paraId="3C26AA84" w14:textId="6791EFDD" w:rsidR="00F769B9" w:rsidRDefault="3FB14507" w:rsidP="3FB14507">
      <w:pPr>
        <w:pStyle w:val="ListParagraph"/>
        <w:numPr>
          <w:ilvl w:val="0"/>
          <w:numId w:val="1"/>
        </w:numPr>
        <w:spacing w:after="0"/>
        <w:rPr>
          <w:rFonts w:ascii="Aptos" w:eastAsia="Aptos" w:hAnsi="Aptos" w:cs="Aptos"/>
        </w:rPr>
      </w:pPr>
      <w:proofErr w:type="spellStart"/>
      <w:r w:rsidRPr="3FB14507">
        <w:rPr>
          <w:rFonts w:ascii="Aptos" w:eastAsia="Aptos" w:hAnsi="Aptos" w:cs="Aptos"/>
          <w:b/>
          <w:bCs/>
        </w:rPr>
        <w:t>accountsList</w:t>
      </w:r>
      <w:proofErr w:type="spellEnd"/>
      <w:r w:rsidRPr="3FB14507">
        <w:rPr>
          <w:rFonts w:ascii="Aptos" w:eastAsia="Aptos" w:hAnsi="Aptos" w:cs="Aptos"/>
        </w:rPr>
        <w:t xml:space="preserve">: </w:t>
      </w:r>
      <w:r w:rsidRPr="3FB14507">
        <w:rPr>
          <w:rFonts w:ascii="Consolas" w:eastAsia="Consolas" w:hAnsi="Consolas" w:cs="Consolas"/>
        </w:rPr>
        <w:t>LinkedList&lt;T&gt;</w:t>
      </w:r>
      <w:r w:rsidRPr="3FB14507">
        <w:rPr>
          <w:rFonts w:ascii="Aptos" w:eastAsia="Aptos" w:hAnsi="Aptos" w:cs="Aptos"/>
        </w:rPr>
        <w:t xml:space="preserve"> - A linked list to store user accounts, where </w:t>
      </w:r>
      <w:r w:rsidRPr="3FB14507">
        <w:rPr>
          <w:rFonts w:ascii="Consolas" w:eastAsia="Consolas" w:hAnsi="Consolas" w:cs="Consolas"/>
        </w:rPr>
        <w:t>T</w:t>
      </w:r>
      <w:r w:rsidRPr="3FB14507">
        <w:rPr>
          <w:rFonts w:ascii="Aptos" w:eastAsia="Aptos" w:hAnsi="Aptos" w:cs="Aptos"/>
        </w:rPr>
        <w:t xml:space="preserve"> is a type that extends the </w:t>
      </w:r>
      <w:r w:rsidRPr="3FB14507">
        <w:rPr>
          <w:rFonts w:ascii="Consolas" w:eastAsia="Consolas" w:hAnsi="Consolas" w:cs="Consolas"/>
        </w:rPr>
        <w:t>User</w:t>
      </w:r>
      <w:r w:rsidRPr="3FB14507">
        <w:rPr>
          <w:rFonts w:ascii="Aptos" w:eastAsia="Aptos" w:hAnsi="Aptos" w:cs="Aptos"/>
        </w:rPr>
        <w:t xml:space="preserve"> class.</w:t>
      </w:r>
    </w:p>
    <w:p w14:paraId="41E2E6DB" w14:textId="2CAA32DC" w:rsidR="00F769B9" w:rsidRDefault="3FB14507" w:rsidP="3FB14507">
      <w:pPr>
        <w:pStyle w:val="Heading4"/>
        <w:spacing w:before="319" w:after="319"/>
        <w:rPr>
          <w:rFonts w:ascii="Consolas" w:eastAsia="Consolas" w:hAnsi="Consolas" w:cs="Consolas"/>
        </w:rPr>
      </w:pPr>
      <w:r w:rsidRPr="3FB14507">
        <w:rPr>
          <w:rFonts w:ascii="Aptos" w:eastAsia="Aptos" w:hAnsi="Aptos" w:cs="Aptos"/>
          <w:b/>
          <w:bCs/>
        </w:rPr>
        <w:t>Constructor</w:t>
      </w:r>
    </w:p>
    <w:p w14:paraId="4716FFA1" w14:textId="5B851259" w:rsidR="00F769B9" w:rsidRDefault="3FB14507" w:rsidP="3FB14507">
      <w:pPr>
        <w:spacing w:before="240" w:after="240"/>
      </w:pPr>
      <w:r w:rsidRPr="3FB14507">
        <w:rPr>
          <w:rFonts w:ascii="Aptos" w:eastAsia="Aptos" w:hAnsi="Aptos" w:cs="Aptos"/>
        </w:rPr>
        <w:t xml:space="preserve">Initializes a new </w:t>
      </w:r>
      <w:proofErr w:type="spellStart"/>
      <w:r w:rsidRPr="3FB14507">
        <w:rPr>
          <w:rFonts w:ascii="Consolas" w:eastAsia="Consolas" w:hAnsi="Consolas" w:cs="Consolas"/>
        </w:rPr>
        <w:t>UserAccountsSystem</w:t>
      </w:r>
      <w:proofErr w:type="spellEnd"/>
      <w:r w:rsidRPr="3FB14507">
        <w:rPr>
          <w:rFonts w:ascii="Aptos" w:eastAsia="Aptos" w:hAnsi="Aptos" w:cs="Aptos"/>
        </w:rPr>
        <w:t xml:space="preserve"> with an empty linked list of accounts.</w:t>
      </w:r>
    </w:p>
    <w:p w14:paraId="5C550F31" w14:textId="59B99B46" w:rsidR="00F769B9" w:rsidRDefault="3FB14507" w:rsidP="3FB14507">
      <w:pPr>
        <w:pStyle w:val="Heading4"/>
        <w:spacing w:before="319" w:after="319"/>
      </w:pPr>
      <w:r w:rsidRPr="3FB14507">
        <w:rPr>
          <w:rFonts w:ascii="Aptos" w:eastAsia="Aptos" w:hAnsi="Aptos" w:cs="Aptos"/>
          <w:b/>
          <w:bCs/>
        </w:rPr>
        <w:t>Methods</w:t>
      </w:r>
    </w:p>
    <w:p w14:paraId="0AC4ED17" w14:textId="1976B899"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addAccount</w:t>
      </w:r>
      <w:proofErr w:type="spellEnd"/>
      <w:r w:rsidRPr="3FB14507">
        <w:rPr>
          <w:rFonts w:ascii="Aptos" w:eastAsia="Aptos" w:hAnsi="Aptos" w:cs="Aptos"/>
          <w:b/>
          <w:bCs/>
        </w:rPr>
        <w:t>(T account)</w:t>
      </w:r>
      <w:r w:rsidRPr="3FB14507">
        <w:rPr>
          <w:rFonts w:ascii="Aptos" w:eastAsia="Aptos" w:hAnsi="Aptos" w:cs="Aptos"/>
        </w:rPr>
        <w:t>: Adds a new account to the accounts list.</w:t>
      </w:r>
    </w:p>
    <w:p w14:paraId="440E2CA4" w14:textId="5CCE142F"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removeAccount</w:t>
      </w:r>
      <w:proofErr w:type="spellEnd"/>
      <w:r w:rsidRPr="3FB14507">
        <w:rPr>
          <w:rFonts w:ascii="Aptos" w:eastAsia="Aptos" w:hAnsi="Aptos" w:cs="Aptos"/>
          <w:b/>
          <w:bCs/>
        </w:rPr>
        <w:t>(T account)</w:t>
      </w:r>
      <w:r w:rsidRPr="3FB14507">
        <w:rPr>
          <w:rFonts w:ascii="Aptos" w:eastAsia="Aptos" w:hAnsi="Aptos" w:cs="Aptos"/>
        </w:rPr>
        <w:t>: Removes an account from the list by account ID. This operation is only allowed for librarians. It prompts the user to confirm the deletion.</w:t>
      </w:r>
    </w:p>
    <w:p w14:paraId="1BC227F5" w14:textId="72DBF87D"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withdrawMoney</w:t>
      </w:r>
      <w:proofErr w:type="spellEnd"/>
      <w:r w:rsidRPr="3FB14507">
        <w:rPr>
          <w:rFonts w:ascii="Aptos" w:eastAsia="Aptos" w:hAnsi="Aptos" w:cs="Aptos"/>
          <w:b/>
          <w:bCs/>
        </w:rPr>
        <w:t>(T account, double amount)</w:t>
      </w:r>
      <w:r w:rsidRPr="3FB14507">
        <w:rPr>
          <w:rFonts w:ascii="Aptos" w:eastAsia="Aptos" w:hAnsi="Aptos" w:cs="Aptos"/>
        </w:rPr>
        <w:t>: Subtracts a specified amount of money from the user's account balance when they buy or borrow a book.</w:t>
      </w:r>
    </w:p>
    <w:p w14:paraId="1F840B10" w14:textId="2FBA724B"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depositMoney</w:t>
      </w:r>
      <w:proofErr w:type="spellEnd"/>
      <w:r w:rsidRPr="3FB14507">
        <w:rPr>
          <w:rFonts w:ascii="Aptos" w:eastAsia="Aptos" w:hAnsi="Aptos" w:cs="Aptos"/>
          <w:b/>
          <w:bCs/>
        </w:rPr>
        <w:t>(T account, double amount)</w:t>
      </w:r>
      <w:r w:rsidRPr="3FB14507">
        <w:rPr>
          <w:rFonts w:ascii="Aptos" w:eastAsia="Aptos" w:hAnsi="Aptos" w:cs="Aptos"/>
        </w:rPr>
        <w:t>: Adds a specified amount of money to the user's account balance.</w:t>
      </w:r>
    </w:p>
    <w:p w14:paraId="30910863" w14:textId="3CC859EA"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changeName</w:t>
      </w:r>
      <w:proofErr w:type="spellEnd"/>
      <w:r w:rsidRPr="3FB14507">
        <w:rPr>
          <w:rFonts w:ascii="Aptos" w:eastAsia="Aptos" w:hAnsi="Aptos" w:cs="Aptos"/>
          <w:b/>
          <w:bCs/>
        </w:rPr>
        <w:t xml:space="preserve">(T account, String </w:t>
      </w:r>
      <w:proofErr w:type="spellStart"/>
      <w:r w:rsidRPr="3FB14507">
        <w:rPr>
          <w:rFonts w:ascii="Aptos" w:eastAsia="Aptos" w:hAnsi="Aptos" w:cs="Aptos"/>
          <w:b/>
          <w:bCs/>
        </w:rPr>
        <w:t>newName</w:t>
      </w:r>
      <w:proofErr w:type="spellEnd"/>
      <w:r w:rsidRPr="3FB14507">
        <w:rPr>
          <w:rFonts w:ascii="Aptos" w:eastAsia="Aptos" w:hAnsi="Aptos" w:cs="Aptos"/>
          <w:b/>
          <w:bCs/>
        </w:rPr>
        <w:t>)</w:t>
      </w:r>
      <w:r w:rsidRPr="3FB14507">
        <w:rPr>
          <w:rFonts w:ascii="Aptos" w:eastAsia="Aptos" w:hAnsi="Aptos" w:cs="Aptos"/>
        </w:rPr>
        <w:t xml:space="preserve">: Updates the name of the specified </w:t>
      </w:r>
      <w:proofErr w:type="spellStart"/>
      <w:r w:rsidRPr="3FB14507">
        <w:rPr>
          <w:rFonts w:ascii="Aptos" w:eastAsia="Aptos" w:hAnsi="Aptos" w:cs="Aptos"/>
          <w:b/>
          <w:bCs/>
        </w:rPr>
        <w:t>changePhoneNumber</w:t>
      </w:r>
      <w:proofErr w:type="spellEnd"/>
      <w:r w:rsidRPr="3FB14507">
        <w:rPr>
          <w:rFonts w:ascii="Aptos" w:eastAsia="Aptos" w:hAnsi="Aptos" w:cs="Aptos"/>
          <w:b/>
          <w:bCs/>
        </w:rPr>
        <w:t xml:space="preserve">(T account, String </w:t>
      </w:r>
      <w:proofErr w:type="spellStart"/>
      <w:r w:rsidRPr="3FB14507">
        <w:rPr>
          <w:rFonts w:ascii="Aptos" w:eastAsia="Aptos" w:hAnsi="Aptos" w:cs="Aptos"/>
          <w:b/>
          <w:bCs/>
        </w:rPr>
        <w:t>newPhoneNum</w:t>
      </w:r>
      <w:proofErr w:type="spellEnd"/>
      <w:r w:rsidRPr="3FB14507">
        <w:rPr>
          <w:rFonts w:ascii="Aptos" w:eastAsia="Aptos" w:hAnsi="Aptos" w:cs="Aptos"/>
          <w:b/>
          <w:bCs/>
        </w:rPr>
        <w:t>)</w:t>
      </w:r>
      <w:r w:rsidRPr="3FB14507">
        <w:rPr>
          <w:rFonts w:ascii="Aptos" w:eastAsia="Aptos" w:hAnsi="Aptos" w:cs="Aptos"/>
        </w:rPr>
        <w:t xml:space="preserve">: Updates the phone </w:t>
      </w:r>
    </w:p>
    <w:p w14:paraId="5447BD57" w14:textId="3E745874"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changePassword</w:t>
      </w:r>
      <w:proofErr w:type="spellEnd"/>
      <w:r w:rsidRPr="3FB14507">
        <w:rPr>
          <w:rFonts w:ascii="Aptos" w:eastAsia="Aptos" w:hAnsi="Aptos" w:cs="Aptos"/>
          <w:b/>
          <w:bCs/>
        </w:rPr>
        <w:t xml:space="preserve">(T account, String </w:t>
      </w:r>
      <w:proofErr w:type="spellStart"/>
      <w:r w:rsidRPr="3FB14507">
        <w:rPr>
          <w:rFonts w:ascii="Aptos" w:eastAsia="Aptos" w:hAnsi="Aptos" w:cs="Aptos"/>
          <w:b/>
          <w:bCs/>
        </w:rPr>
        <w:t>newPassword</w:t>
      </w:r>
      <w:proofErr w:type="spellEnd"/>
      <w:r w:rsidRPr="3FB14507">
        <w:rPr>
          <w:rFonts w:ascii="Aptos" w:eastAsia="Aptos" w:hAnsi="Aptos" w:cs="Aptos"/>
          <w:b/>
          <w:bCs/>
        </w:rPr>
        <w:t>)</w:t>
      </w:r>
      <w:r w:rsidRPr="3FB14507">
        <w:rPr>
          <w:rFonts w:ascii="Aptos" w:eastAsia="Aptos" w:hAnsi="Aptos" w:cs="Aptos"/>
        </w:rPr>
        <w:t>: Updates the password of the specified account.</w:t>
      </w:r>
    </w:p>
    <w:p w14:paraId="145035C5" w14:textId="44979426"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changeEmail</w:t>
      </w:r>
      <w:proofErr w:type="spellEnd"/>
      <w:r w:rsidRPr="3FB14507">
        <w:rPr>
          <w:rFonts w:ascii="Aptos" w:eastAsia="Aptos" w:hAnsi="Aptos" w:cs="Aptos"/>
          <w:b/>
          <w:bCs/>
        </w:rPr>
        <w:t xml:space="preserve">(T account, String </w:t>
      </w:r>
      <w:proofErr w:type="spellStart"/>
      <w:r w:rsidRPr="3FB14507">
        <w:rPr>
          <w:rFonts w:ascii="Aptos" w:eastAsia="Aptos" w:hAnsi="Aptos" w:cs="Aptos"/>
          <w:b/>
          <w:bCs/>
        </w:rPr>
        <w:t>newEmail</w:t>
      </w:r>
      <w:proofErr w:type="spellEnd"/>
      <w:r w:rsidRPr="3FB14507">
        <w:rPr>
          <w:rFonts w:ascii="Aptos" w:eastAsia="Aptos" w:hAnsi="Aptos" w:cs="Aptos"/>
          <w:b/>
          <w:bCs/>
        </w:rPr>
        <w:t>)</w:t>
      </w:r>
      <w:r w:rsidRPr="3FB14507">
        <w:rPr>
          <w:rFonts w:ascii="Aptos" w:eastAsia="Aptos" w:hAnsi="Aptos" w:cs="Aptos"/>
        </w:rPr>
        <w:t>: Updates the email of the specified account.</w:t>
      </w:r>
    </w:p>
    <w:p w14:paraId="5B4C2DA4" w14:textId="31500546" w:rsidR="00F769B9" w:rsidRDefault="3FB14507" w:rsidP="3FB14507">
      <w:pPr>
        <w:pStyle w:val="ListParagraph"/>
        <w:numPr>
          <w:ilvl w:val="0"/>
          <w:numId w:val="1"/>
        </w:numPr>
        <w:spacing w:before="240" w:after="240"/>
        <w:rPr>
          <w:rFonts w:ascii="Consolas" w:eastAsia="Consolas" w:hAnsi="Consolas" w:cs="Consolas"/>
        </w:rPr>
      </w:pPr>
      <w:proofErr w:type="spellStart"/>
      <w:r w:rsidRPr="3FB14507">
        <w:rPr>
          <w:rFonts w:ascii="Aptos" w:eastAsia="Aptos" w:hAnsi="Aptos" w:cs="Aptos"/>
          <w:b/>
          <w:bCs/>
        </w:rPr>
        <w:t>changeAdress</w:t>
      </w:r>
      <w:proofErr w:type="spellEnd"/>
      <w:r w:rsidRPr="3FB14507">
        <w:rPr>
          <w:rFonts w:ascii="Aptos" w:eastAsia="Aptos" w:hAnsi="Aptos" w:cs="Aptos"/>
          <w:b/>
          <w:bCs/>
        </w:rPr>
        <w:t xml:space="preserve">(T account, String </w:t>
      </w:r>
      <w:proofErr w:type="spellStart"/>
      <w:r w:rsidRPr="3FB14507">
        <w:rPr>
          <w:rFonts w:ascii="Aptos" w:eastAsia="Aptos" w:hAnsi="Aptos" w:cs="Aptos"/>
          <w:b/>
          <w:bCs/>
        </w:rPr>
        <w:t>newAddress</w:t>
      </w:r>
      <w:proofErr w:type="spellEnd"/>
      <w:r w:rsidRPr="3FB14507">
        <w:rPr>
          <w:rFonts w:ascii="Aptos" w:eastAsia="Aptos" w:hAnsi="Aptos" w:cs="Aptos"/>
          <w:b/>
          <w:bCs/>
        </w:rPr>
        <w:t>)</w:t>
      </w:r>
      <w:r w:rsidRPr="3FB14507">
        <w:rPr>
          <w:rFonts w:ascii="Aptos" w:eastAsia="Aptos" w:hAnsi="Aptos" w:cs="Aptos"/>
        </w:rPr>
        <w:t>: Updates the address of the specified account.</w:t>
      </w:r>
      <w:r w:rsidR="00F769B9">
        <w:br/>
      </w:r>
    </w:p>
    <w:p w14:paraId="45EF075F" w14:textId="41FA1204" w:rsidR="00F769B9" w:rsidRDefault="3FB14507" w:rsidP="3FB14507">
      <w:pPr>
        <w:pStyle w:val="ListParagraph"/>
        <w:numPr>
          <w:ilvl w:val="0"/>
          <w:numId w:val="1"/>
        </w:numPr>
        <w:spacing w:before="240" w:after="240"/>
        <w:rPr>
          <w:rFonts w:ascii="Aptos" w:eastAsia="Aptos" w:hAnsi="Aptos" w:cs="Aptos"/>
        </w:rPr>
      </w:pPr>
      <w:r w:rsidRPr="3FB14507">
        <w:rPr>
          <w:rFonts w:ascii="Aptos" w:eastAsia="Aptos" w:hAnsi="Aptos" w:cs="Aptos"/>
          <w:b/>
          <w:bCs/>
        </w:rPr>
        <w:t>login(String email, String password)</w:t>
      </w:r>
      <w:r w:rsidRPr="3FB14507">
        <w:rPr>
          <w:rFonts w:ascii="Aptos" w:eastAsia="Aptos" w:hAnsi="Aptos" w:cs="Aptos"/>
        </w:rPr>
        <w:t xml:space="preserve">: Finds and returns a user account based on the provided email and password. </w:t>
      </w:r>
    </w:p>
    <w:p w14:paraId="5689D2F6" w14:textId="536B1515" w:rsidR="00F769B9" w:rsidRDefault="3FB14507" w:rsidP="3FB14507">
      <w:pPr>
        <w:pStyle w:val="ListParagraph"/>
        <w:numPr>
          <w:ilvl w:val="0"/>
          <w:numId w:val="1"/>
        </w:numPr>
        <w:spacing w:before="240" w:after="240"/>
        <w:rPr>
          <w:rFonts w:ascii="Aptos" w:eastAsia="Aptos" w:hAnsi="Aptos" w:cs="Aptos"/>
        </w:rPr>
      </w:pPr>
      <w:proofErr w:type="spellStart"/>
      <w:r w:rsidRPr="3FB14507">
        <w:rPr>
          <w:rFonts w:ascii="Aptos" w:eastAsia="Aptos" w:hAnsi="Aptos" w:cs="Aptos"/>
          <w:b/>
          <w:bCs/>
        </w:rPr>
        <w:t>accountIsAvailable</w:t>
      </w:r>
      <w:proofErr w:type="spellEnd"/>
      <w:r w:rsidRPr="3FB14507">
        <w:rPr>
          <w:rFonts w:ascii="Aptos" w:eastAsia="Aptos" w:hAnsi="Aptos" w:cs="Aptos"/>
          <w:b/>
          <w:bCs/>
        </w:rPr>
        <w:t>(String email)</w:t>
      </w:r>
      <w:r w:rsidRPr="3FB14507">
        <w:rPr>
          <w:rFonts w:ascii="Aptos" w:eastAsia="Aptos" w:hAnsi="Aptos" w:cs="Aptos"/>
        </w:rPr>
        <w:t xml:space="preserve">: Checks if an account with the specified email exists in the system. </w:t>
      </w:r>
    </w:p>
    <w:p w14:paraId="7743C69A" w14:textId="7DC82D9C" w:rsidR="00F769B9" w:rsidRDefault="00F769B9" w:rsidP="3FB14507">
      <w:pPr>
        <w:pStyle w:val="ListParagraph"/>
        <w:spacing w:before="240" w:after="240"/>
        <w:rPr>
          <w:rFonts w:ascii="Aptos" w:eastAsia="Aptos" w:hAnsi="Aptos" w:cs="Aptos"/>
          <w:b/>
          <w:bCs/>
        </w:rPr>
      </w:pPr>
    </w:p>
    <w:p w14:paraId="040799FC" w14:textId="10ABAC9D" w:rsidR="00F769B9" w:rsidRDefault="3FB14507" w:rsidP="3FB14507">
      <w:pPr>
        <w:spacing w:line="257" w:lineRule="auto"/>
        <w:rPr>
          <w:rFonts w:ascii="Aptos" w:eastAsia="Aptos" w:hAnsi="Aptos" w:cs="Aptos"/>
          <w:sz w:val="28"/>
          <w:szCs w:val="28"/>
        </w:rPr>
      </w:pPr>
      <w:r w:rsidRPr="3FB14507">
        <w:rPr>
          <w:rFonts w:ascii="Aptos" w:eastAsia="Aptos" w:hAnsi="Aptos" w:cs="Aptos"/>
          <w:b/>
          <w:bCs/>
          <w:u w:val="single"/>
        </w:rPr>
        <w:t>_Setting up accounts, creating accounts, login accounts :</w:t>
      </w:r>
    </w:p>
    <w:p w14:paraId="3E560920" w14:textId="5A83AD5A" w:rsidR="00F769B9" w:rsidRDefault="3FB14507" w:rsidP="3FB14507">
      <w:pPr>
        <w:spacing w:line="257" w:lineRule="auto"/>
        <w:rPr>
          <w:rFonts w:ascii="Aptos" w:eastAsia="Aptos" w:hAnsi="Aptos" w:cs="Aptos"/>
          <w:sz w:val="28"/>
          <w:szCs w:val="28"/>
        </w:rPr>
      </w:pPr>
      <w:r w:rsidRPr="3FB14507">
        <w:rPr>
          <w:rFonts w:ascii="Aptos" w:eastAsia="Aptos" w:hAnsi="Aptos" w:cs="Aptos"/>
        </w:rPr>
        <w:t xml:space="preserve">Features handled inside </w:t>
      </w:r>
      <w:proofErr w:type="spellStart"/>
      <w:r w:rsidRPr="3FB14507">
        <w:rPr>
          <w:rFonts w:ascii="Aptos" w:eastAsia="Aptos" w:hAnsi="Aptos" w:cs="Aptos"/>
        </w:rPr>
        <w:t>LibraryProject</w:t>
      </w:r>
      <w:proofErr w:type="spellEnd"/>
      <w:r w:rsidRPr="3FB14507">
        <w:rPr>
          <w:rFonts w:ascii="Aptos" w:eastAsia="Aptos" w:hAnsi="Aptos" w:cs="Aptos"/>
        </w:rPr>
        <w:t xml:space="preserve"> in the main method by Lynn, like letting the user creates an account and login .</w:t>
      </w:r>
    </w:p>
    <w:p w14:paraId="20707A21" w14:textId="1A4D3134" w:rsidR="00F769B9" w:rsidRDefault="3FB14507" w:rsidP="00941F25">
      <w:pPr>
        <w:pStyle w:val="ListParagraph"/>
        <w:numPr>
          <w:ilvl w:val="0"/>
          <w:numId w:val="28"/>
        </w:numPr>
      </w:pPr>
      <w:r w:rsidRPr="3FB14507">
        <w:t>Creating the Account System List</w:t>
      </w:r>
    </w:p>
    <w:p w14:paraId="58F2B7C4" w14:textId="4397CF0D" w:rsidR="3FB14507" w:rsidRDefault="3FB14507" w:rsidP="00941F25">
      <w:pPr>
        <w:pStyle w:val="ListParagraph"/>
        <w:numPr>
          <w:ilvl w:val="0"/>
          <w:numId w:val="28"/>
        </w:numPr>
      </w:pPr>
      <w:r w:rsidRPr="3FB14507">
        <w:t>Register Case Added to Handle Accounts</w:t>
      </w:r>
    </w:p>
    <w:p w14:paraId="5C7243AE" w14:textId="2BCE39C8" w:rsidR="3FB14507" w:rsidRDefault="3FB14507" w:rsidP="00941F25">
      <w:pPr>
        <w:pStyle w:val="ListParagraph"/>
        <w:numPr>
          <w:ilvl w:val="0"/>
          <w:numId w:val="28"/>
        </w:numPr>
      </w:pPr>
      <w:r w:rsidRPr="3FB14507">
        <w:t>Adding Accounts to the System</w:t>
      </w:r>
    </w:p>
    <w:p w14:paraId="35533994" w14:textId="7373EE15" w:rsidR="3FB14507" w:rsidRDefault="3FB14507" w:rsidP="00941F25">
      <w:pPr>
        <w:pStyle w:val="ListParagraph"/>
        <w:numPr>
          <w:ilvl w:val="0"/>
          <w:numId w:val="28"/>
        </w:numPr>
      </w:pPr>
      <w:r w:rsidRPr="3FB14507">
        <w:t>Creating Coupons System</w:t>
      </w:r>
    </w:p>
    <w:p w14:paraId="7909F458" w14:textId="0706D7C0" w:rsidR="3FB14507" w:rsidRDefault="3FB14507" w:rsidP="00941F25">
      <w:pPr>
        <w:pStyle w:val="ListParagraph"/>
        <w:numPr>
          <w:ilvl w:val="0"/>
          <w:numId w:val="28"/>
        </w:numPr>
      </w:pPr>
      <w:r w:rsidRPr="3FB14507">
        <w:t xml:space="preserve">Main Loop for User Interaction ( login , creates account , exit ) </w:t>
      </w:r>
    </w:p>
    <w:p w14:paraId="18F3007E" w14:textId="142D39CD" w:rsidR="3FB14507" w:rsidRDefault="3FB14507" w:rsidP="00941F25">
      <w:pPr>
        <w:pStyle w:val="ListParagraph"/>
        <w:numPr>
          <w:ilvl w:val="0"/>
          <w:numId w:val="28"/>
        </w:numPr>
      </w:pPr>
      <w:r w:rsidRPr="3FB14507">
        <w:t xml:space="preserve">Utility Methods for Input Validation and User Interaction( </w:t>
      </w:r>
      <w:proofErr w:type="spellStart"/>
      <w:r w:rsidRPr="3FB14507">
        <w:t>isNumeric</w:t>
      </w:r>
      <w:proofErr w:type="spellEnd"/>
      <w:r w:rsidRPr="3FB14507">
        <w:t xml:space="preserve">, </w:t>
      </w:r>
      <w:proofErr w:type="spellStart"/>
      <w:r w:rsidRPr="3FB14507">
        <w:t>isValidEmail</w:t>
      </w:r>
      <w:proofErr w:type="spellEnd"/>
      <w:r w:rsidRPr="3FB14507">
        <w:t xml:space="preserve"> , </w:t>
      </w:r>
      <w:proofErr w:type="spellStart"/>
      <w:r w:rsidRPr="3FB14507">
        <w:t>isValidPhoneNumber</w:t>
      </w:r>
      <w:proofErr w:type="spellEnd"/>
      <w:r w:rsidRPr="3FB14507">
        <w:t xml:space="preserve"> , </w:t>
      </w:r>
      <w:proofErr w:type="spellStart"/>
      <w:r w:rsidRPr="3FB14507">
        <w:t>getPhoneNumber</w:t>
      </w:r>
      <w:proofErr w:type="spellEnd"/>
      <w:r w:rsidRPr="3FB14507">
        <w:t xml:space="preserve">, etc...) </w:t>
      </w:r>
    </w:p>
    <w:p w14:paraId="59F45484" w14:textId="6CF44C93" w:rsidR="3FB14507" w:rsidRDefault="3FB14507" w:rsidP="3FB14507">
      <w:pPr>
        <w:pStyle w:val="ListParagraph"/>
      </w:pPr>
    </w:p>
    <w:p w14:paraId="5251BBEF" w14:textId="23122D87" w:rsidR="3FB14507" w:rsidRDefault="3FB14507" w:rsidP="3FB14507">
      <w:pPr>
        <w:spacing w:line="257" w:lineRule="auto"/>
      </w:pPr>
      <w:r w:rsidRPr="3FB14507">
        <w:rPr>
          <w:rFonts w:ascii="Aptos" w:eastAsia="Aptos" w:hAnsi="Aptos" w:cs="Aptos"/>
          <w:sz w:val="22"/>
          <w:szCs w:val="22"/>
        </w:rPr>
        <w:t xml:space="preserve">All from “   </w:t>
      </w:r>
      <w:proofErr w:type="spellStart"/>
      <w:r w:rsidRPr="3FB14507">
        <w:rPr>
          <w:rFonts w:ascii="Aptos" w:eastAsia="Aptos" w:hAnsi="Aptos" w:cs="Aptos"/>
          <w:sz w:val="22"/>
          <w:szCs w:val="22"/>
        </w:rPr>
        <w:t>UserAccountsSystem</w:t>
      </w:r>
      <w:proofErr w:type="spellEnd"/>
      <w:r w:rsidRPr="3FB14507">
        <w:rPr>
          <w:rFonts w:ascii="Aptos" w:eastAsia="Aptos" w:hAnsi="Aptos" w:cs="Aptos"/>
          <w:sz w:val="22"/>
          <w:szCs w:val="22"/>
        </w:rPr>
        <w:t xml:space="preserve">&lt;User&gt; </w:t>
      </w:r>
      <w:proofErr w:type="spellStart"/>
      <w:r w:rsidRPr="3FB14507">
        <w:rPr>
          <w:rFonts w:ascii="Aptos" w:eastAsia="Aptos" w:hAnsi="Aptos" w:cs="Aptos"/>
          <w:sz w:val="22"/>
          <w:szCs w:val="22"/>
        </w:rPr>
        <w:t>userAccountSystem</w:t>
      </w:r>
      <w:proofErr w:type="spellEnd"/>
      <w:r w:rsidRPr="3FB14507">
        <w:rPr>
          <w:rFonts w:ascii="Aptos" w:eastAsia="Aptos" w:hAnsi="Aptos" w:cs="Aptos"/>
          <w:sz w:val="22"/>
          <w:szCs w:val="22"/>
        </w:rPr>
        <w:t xml:space="preserve"> = new </w:t>
      </w:r>
      <w:proofErr w:type="spellStart"/>
      <w:r w:rsidRPr="3FB14507">
        <w:rPr>
          <w:rFonts w:ascii="Aptos" w:eastAsia="Aptos" w:hAnsi="Aptos" w:cs="Aptos"/>
          <w:sz w:val="22"/>
          <w:szCs w:val="22"/>
        </w:rPr>
        <w:t>UserAccountsSystem</w:t>
      </w:r>
      <w:proofErr w:type="spellEnd"/>
      <w:r w:rsidRPr="3FB14507">
        <w:rPr>
          <w:rFonts w:ascii="Aptos" w:eastAsia="Aptos" w:hAnsi="Aptos" w:cs="Aptos"/>
          <w:sz w:val="22"/>
          <w:szCs w:val="22"/>
        </w:rPr>
        <w:t xml:space="preserve">&lt;&gt;(); “ </w:t>
      </w:r>
    </w:p>
    <w:p w14:paraId="08448605" w14:textId="704A684C" w:rsidR="3FB14507" w:rsidRDefault="3FB14507" w:rsidP="3FB14507">
      <w:pPr>
        <w:spacing w:line="257" w:lineRule="auto"/>
      </w:pPr>
      <w:r w:rsidRPr="3FB14507">
        <w:rPr>
          <w:rFonts w:ascii="Aptos" w:eastAsia="Aptos" w:hAnsi="Aptos" w:cs="Aptos"/>
          <w:sz w:val="22"/>
          <w:szCs w:val="22"/>
        </w:rPr>
        <w:t xml:space="preserve">Till “  </w:t>
      </w:r>
      <w:proofErr w:type="spellStart"/>
      <w:r w:rsidRPr="3FB14507">
        <w:rPr>
          <w:rFonts w:ascii="Aptos" w:eastAsia="Aptos" w:hAnsi="Aptos" w:cs="Aptos"/>
          <w:sz w:val="22"/>
          <w:szCs w:val="22"/>
        </w:rPr>
        <w:t>System.</w:t>
      </w:r>
      <w:r w:rsidRPr="3FB14507">
        <w:rPr>
          <w:rFonts w:ascii="Aptos" w:eastAsia="Aptos" w:hAnsi="Aptos" w:cs="Aptos"/>
          <w:b/>
          <w:bCs/>
          <w:i/>
          <w:iCs/>
          <w:sz w:val="22"/>
          <w:szCs w:val="22"/>
        </w:rPr>
        <w:t>out</w:t>
      </w:r>
      <w:r w:rsidRPr="3FB14507">
        <w:rPr>
          <w:rFonts w:ascii="Aptos" w:eastAsia="Aptos" w:hAnsi="Aptos" w:cs="Aptos"/>
          <w:sz w:val="22"/>
          <w:szCs w:val="22"/>
        </w:rPr>
        <w:t>.println</w:t>
      </w:r>
      <w:proofErr w:type="spellEnd"/>
      <w:r w:rsidRPr="3FB14507">
        <w:rPr>
          <w:rFonts w:ascii="Aptos" w:eastAsia="Aptos" w:hAnsi="Aptos" w:cs="Aptos"/>
          <w:sz w:val="22"/>
          <w:szCs w:val="22"/>
        </w:rPr>
        <w:t xml:space="preserve">("Check your account for more details.");   “      </w:t>
      </w:r>
    </w:p>
    <w:p w14:paraId="1BE0324D" w14:textId="33FE52E1" w:rsidR="3FB14507" w:rsidRDefault="3FB14507" w:rsidP="3FB14507">
      <w:pPr>
        <w:spacing w:line="257" w:lineRule="auto"/>
        <w:rPr>
          <w:rFonts w:ascii="Aptos" w:eastAsia="Aptos" w:hAnsi="Aptos" w:cs="Aptos"/>
          <w:sz w:val="22"/>
          <w:szCs w:val="22"/>
        </w:rPr>
      </w:pPr>
    </w:p>
    <w:p w14:paraId="62A73287" w14:textId="2068442B" w:rsidR="3FB14507" w:rsidRDefault="3FB14507" w:rsidP="3FB14507">
      <w:pPr>
        <w:spacing w:before="240" w:after="240"/>
        <w:rPr>
          <w:rFonts w:ascii="Aptos" w:eastAsia="Aptos" w:hAnsi="Aptos" w:cs="Aptos"/>
          <w:b/>
          <w:bCs/>
          <w:sz w:val="28"/>
          <w:szCs w:val="28"/>
          <w:u w:val="single"/>
        </w:rPr>
      </w:pPr>
      <w:r w:rsidRPr="3FB14507">
        <w:rPr>
          <w:rFonts w:ascii="Aptos" w:eastAsia="Aptos" w:hAnsi="Aptos" w:cs="Aptos"/>
          <w:b/>
          <w:bCs/>
          <w:u w:val="single"/>
        </w:rPr>
        <w:t xml:space="preserve">Inside the </w:t>
      </w:r>
      <w:proofErr w:type="spellStart"/>
      <w:r w:rsidRPr="3FB14507">
        <w:rPr>
          <w:rFonts w:ascii="Consolas" w:eastAsia="Consolas" w:hAnsi="Consolas" w:cs="Consolas"/>
          <w:b/>
          <w:bCs/>
          <w:u w:val="single"/>
        </w:rPr>
        <w:t>IamConsumer</w:t>
      </w:r>
      <w:proofErr w:type="spellEnd"/>
      <w:r w:rsidRPr="3FB14507">
        <w:rPr>
          <w:rFonts w:ascii="Aptos" w:eastAsia="Aptos" w:hAnsi="Aptos" w:cs="Aptos"/>
          <w:b/>
          <w:bCs/>
          <w:u w:val="single"/>
        </w:rPr>
        <w:t xml:space="preserve"> method: Implemented Case 4 for User Account Information Access</w:t>
      </w:r>
    </w:p>
    <w:p w14:paraId="615D84C7" w14:textId="4381DF02" w:rsidR="3FB14507" w:rsidRDefault="3FB14507" w:rsidP="3FB14507">
      <w:pPr>
        <w:spacing w:before="240" w:after="240"/>
        <w:rPr>
          <w:rFonts w:ascii="Aptos" w:eastAsia="Aptos" w:hAnsi="Aptos" w:cs="Aptos"/>
          <w:sz w:val="28"/>
          <w:szCs w:val="28"/>
        </w:rPr>
      </w:pPr>
      <w:r w:rsidRPr="3FB14507">
        <w:rPr>
          <w:rFonts w:ascii="Aptos" w:eastAsia="Aptos" w:hAnsi="Aptos" w:cs="Aptos"/>
        </w:rPr>
        <w:t xml:space="preserve">In this case, </w:t>
      </w:r>
      <w:proofErr w:type="spellStart"/>
      <w:r w:rsidRPr="3FB14507">
        <w:rPr>
          <w:rFonts w:ascii="Aptos" w:eastAsia="Aptos" w:hAnsi="Aptos" w:cs="Aptos"/>
        </w:rPr>
        <w:t>optionFour</w:t>
      </w:r>
      <w:proofErr w:type="spellEnd"/>
      <w:r w:rsidRPr="3FB14507">
        <w:rPr>
          <w:rFonts w:ascii="Aptos" w:eastAsia="Aptos" w:hAnsi="Aptos" w:cs="Aptos"/>
        </w:rPr>
        <w:t xml:space="preserve"> method was used to display a menu for the user, allowing them to view and modify their account settings and information.</w:t>
      </w:r>
    </w:p>
    <w:p w14:paraId="377F4739" w14:textId="228BAF2F" w:rsidR="3FB14507" w:rsidRDefault="3FB14507" w:rsidP="3FB14507">
      <w:pPr>
        <w:spacing w:before="240" w:after="240"/>
        <w:rPr>
          <w:rFonts w:ascii="Aptos" w:eastAsia="Aptos" w:hAnsi="Aptos" w:cs="Aptos"/>
          <w:b/>
          <w:bCs/>
          <w:sz w:val="22"/>
          <w:szCs w:val="22"/>
          <w:u w:val="single"/>
        </w:rPr>
      </w:pPr>
      <w:r w:rsidRPr="3FB14507">
        <w:rPr>
          <w:rFonts w:ascii="Aptos" w:eastAsia="Aptos" w:hAnsi="Aptos" w:cs="Aptos"/>
          <w:b/>
          <w:bCs/>
          <w:u w:val="single"/>
        </w:rPr>
        <w:t>Handling Coupons During Purchases</w:t>
      </w:r>
    </w:p>
    <w:p w14:paraId="7488E68D" w14:textId="234C3B6E" w:rsidR="3FB14507" w:rsidRDefault="3FB14507" w:rsidP="3FB14507">
      <w:pPr>
        <w:spacing w:before="240" w:after="240"/>
        <w:rPr>
          <w:rFonts w:ascii="Aptos" w:eastAsia="Aptos" w:hAnsi="Aptos" w:cs="Aptos"/>
          <w:sz w:val="28"/>
          <w:szCs w:val="28"/>
        </w:rPr>
      </w:pPr>
      <w:r w:rsidRPr="3FB14507">
        <w:rPr>
          <w:rFonts w:ascii="Aptos" w:eastAsia="Aptos" w:hAnsi="Aptos" w:cs="Aptos"/>
        </w:rPr>
        <w:t xml:space="preserve">In </w:t>
      </w:r>
      <w:proofErr w:type="spellStart"/>
      <w:r w:rsidRPr="3FB14507">
        <w:rPr>
          <w:rFonts w:ascii="Consolas" w:eastAsia="Consolas" w:hAnsi="Consolas" w:cs="Consolas"/>
        </w:rPr>
        <w:t>optionOne</w:t>
      </w:r>
      <w:proofErr w:type="spellEnd"/>
      <w:r w:rsidRPr="3FB14507">
        <w:rPr>
          <w:rFonts w:ascii="Aptos" w:eastAsia="Aptos" w:hAnsi="Aptos" w:cs="Aptos"/>
        </w:rPr>
        <w:t xml:space="preserve"> (implemented by Fahim, with the coupon functionality integrated by me), the coupon handling code is found between:</w:t>
      </w:r>
    </w:p>
    <w:p w14:paraId="618B6223" w14:textId="0DCC9844" w:rsidR="3FB14507" w:rsidRDefault="3FB14507" w:rsidP="3FB14507">
      <w:pPr>
        <w:pStyle w:val="ListParagraph"/>
        <w:numPr>
          <w:ilvl w:val="0"/>
          <w:numId w:val="1"/>
        </w:numPr>
        <w:spacing w:after="0"/>
        <w:rPr>
          <w:rFonts w:ascii="Consolas" w:eastAsia="Consolas" w:hAnsi="Consolas" w:cs="Consolas"/>
        </w:rPr>
      </w:pPr>
      <w:proofErr w:type="spellStart"/>
      <w:r w:rsidRPr="3FB14507">
        <w:rPr>
          <w:rFonts w:ascii="Consolas" w:eastAsia="Consolas" w:hAnsi="Consolas" w:cs="Consolas"/>
        </w:rPr>
        <w:t>System.out.print</w:t>
      </w:r>
      <w:proofErr w:type="spellEnd"/>
      <w:r w:rsidRPr="3FB14507">
        <w:rPr>
          <w:rFonts w:ascii="Consolas" w:eastAsia="Consolas" w:hAnsi="Consolas" w:cs="Consolas"/>
        </w:rPr>
        <w:t>("Do you have a coupon? (yes/no): ");</w:t>
      </w:r>
    </w:p>
    <w:p w14:paraId="38541017" w14:textId="16C41F26" w:rsidR="3FB14507" w:rsidRDefault="3FB14507" w:rsidP="3FB14507">
      <w:pPr>
        <w:pStyle w:val="ListParagraph"/>
        <w:numPr>
          <w:ilvl w:val="0"/>
          <w:numId w:val="1"/>
        </w:numPr>
        <w:spacing w:after="0"/>
        <w:rPr>
          <w:rFonts w:ascii="Consolas" w:eastAsia="Consolas" w:hAnsi="Consolas" w:cs="Consolas"/>
        </w:rPr>
      </w:pPr>
      <w:proofErr w:type="spellStart"/>
      <w:r w:rsidRPr="3FB14507">
        <w:rPr>
          <w:rFonts w:ascii="Consolas" w:eastAsia="Consolas" w:hAnsi="Consolas" w:cs="Consolas"/>
        </w:rPr>
        <w:t>System.out.println</w:t>
      </w:r>
      <w:proofErr w:type="spellEnd"/>
      <w:r w:rsidRPr="3FB14507">
        <w:rPr>
          <w:rFonts w:ascii="Consolas" w:eastAsia="Consolas" w:hAnsi="Consolas" w:cs="Consolas"/>
        </w:rPr>
        <w:t>("Invalid coupon code.");</w:t>
      </w:r>
    </w:p>
    <w:p w14:paraId="0524C304" w14:textId="711C1657" w:rsidR="3FB14507" w:rsidRDefault="3FB14507" w:rsidP="3FB14507">
      <w:pPr>
        <w:spacing w:after="0"/>
        <w:rPr>
          <w:rFonts w:ascii="Aptos" w:eastAsia="Aptos" w:hAnsi="Aptos" w:cs="Aptos"/>
          <w:color w:val="FF0000"/>
          <w:u w:val="single"/>
        </w:rPr>
      </w:pPr>
    </w:p>
    <w:p w14:paraId="666F3DD4" w14:textId="470379E8" w:rsidR="4D21B1B3" w:rsidRDefault="4D21B1B3" w:rsidP="4D21B1B3">
      <w:pPr>
        <w:spacing w:after="0"/>
        <w:rPr>
          <w:rFonts w:ascii="Aptos" w:eastAsia="Aptos" w:hAnsi="Aptos" w:cs="Aptos"/>
          <w:color w:val="FF0000"/>
          <w:u w:val="single"/>
        </w:rPr>
      </w:pPr>
    </w:p>
    <w:p w14:paraId="19E541E0" w14:textId="06CC9022" w:rsidR="4D21B1B3" w:rsidRDefault="4D21B1B3" w:rsidP="4D21B1B3">
      <w:pPr>
        <w:spacing w:after="0"/>
        <w:rPr>
          <w:rFonts w:ascii="Aptos" w:eastAsia="Aptos" w:hAnsi="Aptos" w:cs="Aptos"/>
          <w:color w:val="FF0000"/>
          <w:u w:val="single"/>
        </w:rPr>
      </w:pPr>
    </w:p>
    <w:p w14:paraId="59FB133B" w14:textId="21E5C533" w:rsidR="3FB14507" w:rsidRDefault="3FB14507" w:rsidP="3FB14507">
      <w:pPr>
        <w:spacing w:after="0"/>
        <w:rPr>
          <w:rFonts w:ascii="Aptos" w:eastAsia="Aptos" w:hAnsi="Aptos" w:cs="Aptos"/>
          <w:sz w:val="28"/>
          <w:szCs w:val="28"/>
        </w:rPr>
      </w:pPr>
      <w:r w:rsidRPr="3FB14507">
        <w:rPr>
          <w:rFonts w:ascii="Aptos" w:eastAsia="Aptos" w:hAnsi="Aptos" w:cs="Aptos"/>
          <w:color w:val="FF0000"/>
          <w:u w:val="single"/>
        </w:rPr>
        <w:t>Significant Topics Used in Lynn’s Work</w:t>
      </w:r>
      <w:r w:rsidRPr="3FB14507">
        <w:rPr>
          <w:rFonts w:ascii="Aptos" w:eastAsia="Aptos" w:hAnsi="Aptos" w:cs="Aptos"/>
          <w:u w:val="single"/>
        </w:rPr>
        <w:t>:</w:t>
      </w:r>
    </w:p>
    <w:p w14:paraId="4AAD7A8C" w14:textId="4EC74219" w:rsidR="3FB14507" w:rsidRDefault="3FB14507" w:rsidP="3FB14507">
      <w:pPr>
        <w:spacing w:after="0"/>
        <w:rPr>
          <w:rFonts w:ascii="Aptos" w:eastAsia="Aptos" w:hAnsi="Aptos" w:cs="Aptos"/>
          <w:sz w:val="28"/>
          <w:szCs w:val="28"/>
        </w:rPr>
      </w:pPr>
      <w:r w:rsidRPr="3FB14507">
        <w:rPr>
          <w:rFonts w:ascii="Aptos" w:eastAsia="Aptos" w:hAnsi="Aptos" w:cs="Aptos"/>
        </w:rPr>
        <w:t xml:space="preserve">Exception Handling( </w:t>
      </w:r>
      <w:proofErr w:type="spellStart"/>
      <w:r w:rsidRPr="3FB14507">
        <w:rPr>
          <w:rFonts w:ascii="Aptos" w:eastAsia="Aptos" w:hAnsi="Aptos" w:cs="Aptos"/>
        </w:rPr>
        <w:t>isNumeric</w:t>
      </w:r>
      <w:proofErr w:type="spellEnd"/>
      <w:r w:rsidRPr="3FB14507">
        <w:rPr>
          <w:rFonts w:ascii="Aptos" w:eastAsia="Aptos" w:hAnsi="Aptos" w:cs="Aptos"/>
        </w:rPr>
        <w:t xml:space="preserve"> Method, removing accounts/coupons and handling when they don’t </w:t>
      </w:r>
      <w:proofErr w:type="gramStart"/>
      <w:r w:rsidRPr="3FB14507">
        <w:rPr>
          <w:rFonts w:ascii="Aptos" w:eastAsia="Aptos" w:hAnsi="Aptos" w:cs="Aptos"/>
        </w:rPr>
        <w:t>exists</w:t>
      </w:r>
      <w:proofErr w:type="gramEnd"/>
      <w:r w:rsidRPr="3FB14507">
        <w:rPr>
          <w:rFonts w:ascii="Aptos" w:eastAsia="Aptos" w:hAnsi="Aptos" w:cs="Aptos"/>
        </w:rPr>
        <w:t>…),</w:t>
      </w:r>
      <w:r w:rsidRPr="3FB14507">
        <w:rPr>
          <w:rFonts w:ascii="Lato" w:eastAsia="Lato" w:hAnsi="Lato" w:cs="Lato"/>
          <w:color w:val="202122"/>
        </w:rPr>
        <w:t xml:space="preserve"> </w:t>
      </w:r>
      <w:r w:rsidRPr="3FB14507">
        <w:rPr>
          <w:rFonts w:ascii="Aptos" w:eastAsia="Aptos" w:hAnsi="Aptos" w:cs="Aptos"/>
        </w:rPr>
        <w:t xml:space="preserve">Collections and Data Structures ( LinkedList, such lists of accounts, coupons…), Generic Class( such </w:t>
      </w:r>
      <w:proofErr w:type="spellStart"/>
      <w:r w:rsidRPr="3FB14507">
        <w:rPr>
          <w:rFonts w:ascii="Aptos" w:eastAsia="Aptos" w:hAnsi="Aptos" w:cs="Aptos"/>
        </w:rPr>
        <w:t>UserAccountSystem</w:t>
      </w:r>
      <w:proofErr w:type="spellEnd"/>
      <w:r w:rsidRPr="3FB14507">
        <w:rPr>
          <w:rFonts w:ascii="Aptos" w:eastAsia="Aptos" w:hAnsi="Aptos" w:cs="Aptos"/>
        </w:rPr>
        <w:t xml:space="preserve"> ), Java Swing (Displaying coupons) , Regular Expressions (Regex) ( </w:t>
      </w:r>
      <w:proofErr w:type="spellStart"/>
      <w:r w:rsidRPr="3FB14507">
        <w:rPr>
          <w:rFonts w:ascii="Aptos" w:eastAsia="Aptos" w:hAnsi="Aptos" w:cs="Aptos"/>
        </w:rPr>
        <w:t>isValidPhoneNumber</w:t>
      </w:r>
      <w:proofErr w:type="spellEnd"/>
      <w:r w:rsidRPr="3FB14507">
        <w:rPr>
          <w:rFonts w:ascii="Aptos" w:eastAsia="Aptos" w:hAnsi="Aptos" w:cs="Aptos"/>
        </w:rPr>
        <w:t xml:space="preserve"> , </w:t>
      </w:r>
      <w:proofErr w:type="spellStart"/>
      <w:r w:rsidRPr="3FB14507">
        <w:rPr>
          <w:rFonts w:ascii="Aptos" w:eastAsia="Aptos" w:hAnsi="Aptos" w:cs="Aptos"/>
        </w:rPr>
        <w:t>isValidEmail</w:t>
      </w:r>
      <w:proofErr w:type="spellEnd"/>
      <w:r w:rsidRPr="3FB14507">
        <w:rPr>
          <w:rFonts w:ascii="Aptos" w:eastAsia="Aptos" w:hAnsi="Aptos" w:cs="Aptos"/>
        </w:rPr>
        <w:t xml:space="preserve"> methods ) .</w:t>
      </w:r>
    </w:p>
    <w:p w14:paraId="3A9854B6" w14:textId="328D10AD" w:rsidR="3FB14507" w:rsidRDefault="3FB14507" w:rsidP="3FB14507">
      <w:pPr>
        <w:spacing w:after="0"/>
        <w:rPr>
          <w:rFonts w:ascii="Aptos" w:eastAsia="Aptos" w:hAnsi="Aptos" w:cs="Aptos"/>
        </w:rPr>
      </w:pPr>
    </w:p>
    <w:p w14:paraId="614DC44A" w14:textId="10C532AE" w:rsidR="3FB14507" w:rsidRDefault="3FB14507" w:rsidP="3FB14507">
      <w:pPr>
        <w:spacing w:after="0"/>
        <w:rPr>
          <w:rFonts w:ascii="Aptos" w:eastAsia="Aptos" w:hAnsi="Aptos" w:cs="Aptos"/>
        </w:rPr>
      </w:pPr>
    </w:p>
    <w:p w14:paraId="0FA72567" w14:textId="16BE7AE9" w:rsidR="00DB178A" w:rsidRDefault="25761A1B" w:rsidP="4D21B1B3">
      <w:pPr>
        <w:spacing w:after="0"/>
        <w:rPr>
          <w:rFonts w:ascii="Consolas" w:eastAsia="Consolas" w:hAnsi="Consolas" w:cs="Consolas"/>
        </w:rPr>
      </w:pPr>
      <w:r w:rsidRPr="25761A1B">
        <w:rPr>
          <w:rFonts w:ascii="Consolas" w:eastAsia="Consolas" w:hAnsi="Consolas" w:cs="Consolas"/>
        </w:rPr>
        <w:t>____________________________________________________________________</w:t>
      </w:r>
    </w:p>
    <w:p w14:paraId="3101B96F" w14:textId="435F44F2" w:rsidR="00DB178A" w:rsidRPr="00743D24" w:rsidRDefault="5BA43732" w:rsidP="00743D24">
      <w:pPr>
        <w:spacing w:after="0"/>
        <w:rPr>
          <w:rFonts w:ascii="Consolas" w:eastAsia="Consolas" w:hAnsi="Consolas" w:cs="Consolas"/>
          <w:b/>
          <w:bCs/>
          <w:color w:val="FF0000"/>
          <w:sz w:val="28"/>
          <w:szCs w:val="28"/>
          <w:u w:val="single"/>
        </w:rPr>
      </w:pPr>
      <w:r w:rsidRPr="5BA43732">
        <w:rPr>
          <w:rFonts w:ascii="Consolas" w:eastAsia="Consolas" w:hAnsi="Consolas" w:cs="Consolas"/>
          <w:b/>
          <w:bCs/>
          <w:color w:val="FF0000"/>
          <w:sz w:val="28"/>
          <w:szCs w:val="28"/>
          <w:u w:val="single"/>
        </w:rPr>
        <w:t xml:space="preserve">Output Example Screen Shoots : </w:t>
      </w:r>
      <w:r w:rsidR="25761A1B">
        <w:rPr>
          <w:noProof/>
        </w:rPr>
        <w:drawing>
          <wp:inline distT="0" distB="0" distL="0" distR="0" wp14:anchorId="4103D18B" wp14:editId="7B78E937">
            <wp:extent cx="5943600" cy="4301490"/>
            <wp:effectExtent l="0" t="0" r="0" b="3810"/>
            <wp:docPr id="13377967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14:paraId="1C6846B3" w14:textId="77777777" w:rsidR="00DB178A" w:rsidRDefault="00DB178A" w:rsidP="002E3C06"/>
    <w:p w14:paraId="5BAA567D" w14:textId="77777777" w:rsidR="00DB178A" w:rsidRDefault="00DB178A" w:rsidP="002E3C06"/>
    <w:p w14:paraId="0BDA598D" w14:textId="4430CBDF" w:rsidR="00DB178A" w:rsidRDefault="00AD3CDA" w:rsidP="002E3C06">
      <w:r>
        <w:rPr>
          <w:noProof/>
        </w:rPr>
        <w:drawing>
          <wp:inline distT="0" distB="0" distL="0" distR="0" wp14:anchorId="7458B79F" wp14:editId="4D74DA7D">
            <wp:extent cx="5943600" cy="6382385"/>
            <wp:effectExtent l="0" t="0" r="0" b="0"/>
            <wp:docPr id="2127319216" name="Picture 10"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9216" name="Picture 10" descr="A screenshot of a boo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382385"/>
                    </a:xfrm>
                    <a:prstGeom prst="rect">
                      <a:avLst/>
                    </a:prstGeom>
                  </pic:spPr>
                </pic:pic>
              </a:graphicData>
            </a:graphic>
          </wp:inline>
        </w:drawing>
      </w:r>
      <w:r>
        <w:rPr>
          <w:noProof/>
        </w:rPr>
        <w:drawing>
          <wp:inline distT="0" distB="0" distL="0" distR="0" wp14:anchorId="075C21C8" wp14:editId="14BA9494">
            <wp:extent cx="5943600" cy="3155950"/>
            <wp:effectExtent l="0" t="0" r="0" b="6350"/>
            <wp:docPr id="1016347985" name="Picture 11" descr="A white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7985" name="Picture 11" descr="A white screen with a black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inline>
        </w:drawing>
      </w:r>
      <w:r>
        <w:rPr>
          <w:noProof/>
        </w:rPr>
        <w:drawing>
          <wp:inline distT="0" distB="0" distL="0" distR="0" wp14:anchorId="12B4C8B9" wp14:editId="489AEEE3">
            <wp:extent cx="5572903" cy="4372585"/>
            <wp:effectExtent l="0" t="0" r="8890" b="9525"/>
            <wp:docPr id="1997111611" name="Picture 12" descr="A screenshot of a coupo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11611" name="Picture 12" descr="A screenshot of a coupon displa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2903" cy="4372585"/>
                    </a:xfrm>
                    <a:prstGeom prst="rect">
                      <a:avLst/>
                    </a:prstGeom>
                  </pic:spPr>
                </pic:pic>
              </a:graphicData>
            </a:graphic>
          </wp:inline>
        </w:drawing>
      </w:r>
    </w:p>
    <w:p w14:paraId="67618EED" w14:textId="77777777" w:rsidR="00DB178A" w:rsidRDefault="00DB178A" w:rsidP="002E3C06"/>
    <w:p w14:paraId="5151BE11" w14:textId="77777777" w:rsidR="00DB178A" w:rsidRDefault="00DB178A" w:rsidP="002E3C06"/>
    <w:p w14:paraId="3154B253" w14:textId="645BD939" w:rsidR="00DB178A" w:rsidRDefault="0978FD03" w:rsidP="0978FD03">
      <w:pPr>
        <w:rPr>
          <w:color w:val="FF0000"/>
          <w:sz w:val="32"/>
          <w:szCs w:val="32"/>
          <w:u w:val="single"/>
        </w:rPr>
      </w:pPr>
      <w:r w:rsidRPr="0978FD03">
        <w:rPr>
          <w:color w:val="FF0000"/>
          <w:sz w:val="32"/>
          <w:szCs w:val="32"/>
          <w:u w:val="single"/>
        </w:rPr>
        <w:t xml:space="preserve">Output example :  </w:t>
      </w:r>
    </w:p>
    <w:p w14:paraId="6A0AB53B" w14:textId="17255412" w:rsidR="00DB178A" w:rsidRDefault="00DB178A" w:rsidP="0978FD03">
      <w:r>
        <w:rPr>
          <w:noProof/>
        </w:rPr>
        <w:drawing>
          <wp:inline distT="0" distB="0" distL="0" distR="0" wp14:anchorId="2A4ABBD7" wp14:editId="6FA2DDBB">
            <wp:extent cx="4687620" cy="3333238"/>
            <wp:effectExtent l="0" t="0" r="0" b="0"/>
            <wp:docPr id="553535705" name="Picture 55353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87620" cy="3333238"/>
                    </a:xfrm>
                    <a:prstGeom prst="rect">
                      <a:avLst/>
                    </a:prstGeom>
                  </pic:spPr>
                </pic:pic>
              </a:graphicData>
            </a:graphic>
          </wp:inline>
        </w:drawing>
      </w:r>
    </w:p>
    <w:p w14:paraId="5AF0A92C" w14:textId="34732F22" w:rsidR="00DB178A" w:rsidRDefault="00DB178A" w:rsidP="002E3C06">
      <w:r>
        <w:rPr>
          <w:noProof/>
        </w:rPr>
        <w:drawing>
          <wp:inline distT="0" distB="0" distL="0" distR="0" wp14:anchorId="72932309" wp14:editId="3FCD1146">
            <wp:extent cx="4103396" cy="3686716"/>
            <wp:effectExtent l="0" t="0" r="0" b="0"/>
            <wp:docPr id="2094391123" name="Picture 209439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03396" cy="3686716"/>
                    </a:xfrm>
                    <a:prstGeom prst="rect">
                      <a:avLst/>
                    </a:prstGeom>
                  </pic:spPr>
                </pic:pic>
              </a:graphicData>
            </a:graphic>
          </wp:inline>
        </w:drawing>
      </w:r>
    </w:p>
    <w:p w14:paraId="7B737170" w14:textId="318E3440" w:rsidR="26DA4064" w:rsidRDefault="26DA4064"/>
    <w:p w14:paraId="3AA3F074" w14:textId="0C1F363C" w:rsidR="26DA4064" w:rsidRDefault="26DA4064"/>
    <w:p w14:paraId="476F5CA4" w14:textId="3322765F" w:rsidR="26DA4064" w:rsidRDefault="26DA4064">
      <w:r>
        <w:rPr>
          <w:noProof/>
        </w:rPr>
        <w:drawing>
          <wp:inline distT="0" distB="0" distL="0" distR="0" wp14:anchorId="15B52674" wp14:editId="767C3E3A">
            <wp:extent cx="3832822" cy="2859678"/>
            <wp:effectExtent l="0" t="0" r="0" b="0"/>
            <wp:docPr id="763399140" name="Picture 763399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2822" cy="2859678"/>
                    </a:xfrm>
                    <a:prstGeom prst="rect">
                      <a:avLst/>
                    </a:prstGeom>
                  </pic:spPr>
                </pic:pic>
              </a:graphicData>
            </a:graphic>
          </wp:inline>
        </w:drawing>
      </w:r>
    </w:p>
    <w:p w14:paraId="1BDFF9C0" w14:textId="3C55494E" w:rsidR="26DA4064" w:rsidRDefault="26DA4064">
      <w:r>
        <w:rPr>
          <w:noProof/>
        </w:rPr>
        <w:drawing>
          <wp:inline distT="0" distB="0" distL="0" distR="0" wp14:anchorId="599C7DC0" wp14:editId="327C266A">
            <wp:extent cx="3893015" cy="2451478"/>
            <wp:effectExtent l="0" t="0" r="0" b="0"/>
            <wp:docPr id="1652204397" name="Picture 165220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93015" cy="2451478"/>
                    </a:xfrm>
                    <a:prstGeom prst="rect">
                      <a:avLst/>
                    </a:prstGeom>
                  </pic:spPr>
                </pic:pic>
              </a:graphicData>
            </a:graphic>
          </wp:inline>
        </w:drawing>
      </w:r>
    </w:p>
    <w:p w14:paraId="7DD0342E" w14:textId="526A05DF" w:rsidR="26DA4064" w:rsidRDefault="26DA4064">
      <w:r>
        <w:rPr>
          <w:noProof/>
        </w:rPr>
        <w:drawing>
          <wp:inline distT="0" distB="0" distL="0" distR="0" wp14:anchorId="3FCD2368" wp14:editId="7E33DB40">
            <wp:extent cx="3940988" cy="1903165"/>
            <wp:effectExtent l="0" t="0" r="0" b="0"/>
            <wp:docPr id="154144816" name="Picture 15414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40988" cy="1903165"/>
                    </a:xfrm>
                    <a:prstGeom prst="rect">
                      <a:avLst/>
                    </a:prstGeom>
                  </pic:spPr>
                </pic:pic>
              </a:graphicData>
            </a:graphic>
          </wp:inline>
        </w:drawing>
      </w:r>
    </w:p>
    <w:p w14:paraId="4FD4CB7F" w14:textId="155073C2" w:rsidR="26DA4064" w:rsidRDefault="26DA4064"/>
    <w:p w14:paraId="05817686" w14:textId="53C8A74D" w:rsidR="26DA4064" w:rsidRDefault="26DA4064"/>
    <w:p w14:paraId="6454413A" w14:textId="190BA601" w:rsidR="26DA4064" w:rsidRDefault="26DA4064">
      <w:r>
        <w:rPr>
          <w:noProof/>
        </w:rPr>
        <w:drawing>
          <wp:inline distT="0" distB="0" distL="0" distR="0" wp14:anchorId="4E87939E" wp14:editId="481FA988">
            <wp:extent cx="4210638" cy="1790950"/>
            <wp:effectExtent l="0" t="0" r="0" b="0"/>
            <wp:docPr id="1319051098" name="Picture 131905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10638" cy="1790950"/>
                    </a:xfrm>
                    <a:prstGeom prst="rect">
                      <a:avLst/>
                    </a:prstGeom>
                  </pic:spPr>
                </pic:pic>
              </a:graphicData>
            </a:graphic>
          </wp:inline>
        </w:drawing>
      </w:r>
    </w:p>
    <w:p w14:paraId="745A07A1" w14:textId="1A233B2E" w:rsidR="26DA4064" w:rsidRDefault="26DA4064">
      <w:r>
        <w:rPr>
          <w:noProof/>
        </w:rPr>
        <w:drawing>
          <wp:inline distT="0" distB="0" distL="0" distR="0" wp14:anchorId="2078A398" wp14:editId="20331387">
            <wp:extent cx="3283841" cy="2655825"/>
            <wp:effectExtent l="0" t="0" r="0" b="0"/>
            <wp:docPr id="623584714" name="Picture 623584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83841" cy="2655825"/>
                    </a:xfrm>
                    <a:prstGeom prst="rect">
                      <a:avLst/>
                    </a:prstGeom>
                  </pic:spPr>
                </pic:pic>
              </a:graphicData>
            </a:graphic>
          </wp:inline>
        </w:drawing>
      </w:r>
    </w:p>
    <w:p w14:paraId="1817EDA8" w14:textId="4677CDA2" w:rsidR="26DA4064" w:rsidRDefault="26DA4064">
      <w:r>
        <w:rPr>
          <w:noProof/>
        </w:rPr>
        <w:drawing>
          <wp:inline distT="0" distB="0" distL="0" distR="0" wp14:anchorId="5F0B2D86" wp14:editId="0719841A">
            <wp:extent cx="4182059" cy="357107"/>
            <wp:effectExtent l="0" t="0" r="0" b="0"/>
            <wp:docPr id="2044754545" name="Picture 204475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81554"/>
                    <a:stretch>
                      <a:fillRect/>
                    </a:stretch>
                  </pic:blipFill>
                  <pic:spPr>
                    <a:xfrm>
                      <a:off x="0" y="0"/>
                      <a:ext cx="4182059" cy="357107"/>
                    </a:xfrm>
                    <a:prstGeom prst="rect">
                      <a:avLst/>
                    </a:prstGeom>
                  </pic:spPr>
                </pic:pic>
              </a:graphicData>
            </a:graphic>
          </wp:inline>
        </w:drawing>
      </w:r>
    </w:p>
    <w:p w14:paraId="5F278E96" w14:textId="05EB6B7C" w:rsidR="0978FD03" w:rsidRDefault="0978FD03" w:rsidP="0978FD03">
      <w:r>
        <w:rPr>
          <w:noProof/>
        </w:rPr>
        <w:drawing>
          <wp:inline distT="0" distB="0" distL="0" distR="0" wp14:anchorId="07F71C79" wp14:editId="231D1F57">
            <wp:extent cx="2387954" cy="2832464"/>
            <wp:effectExtent l="0" t="0" r="0" b="0"/>
            <wp:docPr id="1431506750" name="Picture 143150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87954" cy="2832464"/>
                    </a:xfrm>
                    <a:prstGeom prst="rect">
                      <a:avLst/>
                    </a:prstGeom>
                  </pic:spPr>
                </pic:pic>
              </a:graphicData>
            </a:graphic>
          </wp:inline>
        </w:drawing>
      </w:r>
    </w:p>
    <w:p w14:paraId="48441F0F" w14:textId="43B9356F" w:rsidR="0978FD03" w:rsidRDefault="0978FD03" w:rsidP="0978FD03">
      <w:r>
        <w:rPr>
          <w:noProof/>
        </w:rPr>
        <w:drawing>
          <wp:inline distT="0" distB="0" distL="0" distR="0" wp14:anchorId="43168312" wp14:editId="6C2BEB8C">
            <wp:extent cx="3997697" cy="2174673"/>
            <wp:effectExtent l="0" t="0" r="0" b="0"/>
            <wp:docPr id="1258544915" name="Picture 1258544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97697" cy="2174673"/>
                    </a:xfrm>
                    <a:prstGeom prst="rect">
                      <a:avLst/>
                    </a:prstGeom>
                  </pic:spPr>
                </pic:pic>
              </a:graphicData>
            </a:graphic>
          </wp:inline>
        </w:drawing>
      </w:r>
    </w:p>
    <w:p w14:paraId="10C55F6B" w14:textId="268109E2" w:rsidR="0978FD03" w:rsidRDefault="0978FD03"/>
    <w:p w14:paraId="6C102694" w14:textId="3F297F8D" w:rsidR="0978FD03" w:rsidRDefault="0978FD03" w:rsidP="0978FD03">
      <w:r>
        <w:rPr>
          <w:noProof/>
        </w:rPr>
        <w:drawing>
          <wp:inline distT="0" distB="0" distL="0" distR="0" wp14:anchorId="37E31D3F" wp14:editId="55F3EDB0">
            <wp:extent cx="4410690" cy="1790950"/>
            <wp:effectExtent l="0" t="0" r="0" b="0"/>
            <wp:docPr id="1668737843" name="Picture 166873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10690" cy="1790950"/>
                    </a:xfrm>
                    <a:prstGeom prst="rect">
                      <a:avLst/>
                    </a:prstGeom>
                  </pic:spPr>
                </pic:pic>
              </a:graphicData>
            </a:graphic>
          </wp:inline>
        </w:drawing>
      </w:r>
    </w:p>
    <w:p w14:paraId="1BD0ED0B" w14:textId="50F873E2" w:rsidR="0978FD03" w:rsidRDefault="5FE9D57B" w:rsidP="5FE9D57B">
      <w:r>
        <w:t xml:space="preserve">Buying the book a shown before is not for free, however borrowing it is free. </w:t>
      </w:r>
    </w:p>
    <w:p w14:paraId="01954672" w14:textId="3F93FA3B" w:rsidR="0978FD03" w:rsidRDefault="0978FD03">
      <w:r>
        <w:rPr>
          <w:noProof/>
        </w:rPr>
        <w:drawing>
          <wp:inline distT="0" distB="0" distL="0" distR="0" wp14:anchorId="24E016AB" wp14:editId="07061E60">
            <wp:extent cx="4467848" cy="1743318"/>
            <wp:effectExtent l="0" t="0" r="0" b="0"/>
            <wp:docPr id="533002956" name="Picture 53300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67848" cy="1743318"/>
                    </a:xfrm>
                    <a:prstGeom prst="rect">
                      <a:avLst/>
                    </a:prstGeom>
                  </pic:spPr>
                </pic:pic>
              </a:graphicData>
            </a:graphic>
          </wp:inline>
        </w:drawing>
      </w:r>
    </w:p>
    <w:p w14:paraId="2FE7C6F6" w14:textId="4745684C" w:rsidR="0978FD03" w:rsidRDefault="0978FD03"/>
    <w:p w14:paraId="05723471" w14:textId="00C5C902" w:rsidR="0978FD03" w:rsidRDefault="5FE9D57B">
      <w:r>
        <w:t>The user here returned the book .</w:t>
      </w:r>
    </w:p>
    <w:p w14:paraId="429CD002" w14:textId="1AB4469D" w:rsidR="0978FD03" w:rsidRDefault="0978FD03"/>
    <w:p w14:paraId="459CF39C" w14:textId="1A60FBAC" w:rsidR="0978FD03" w:rsidRDefault="0978FD03"/>
    <w:p w14:paraId="433D1D1C" w14:textId="7AFA71F8" w:rsidR="0978FD03" w:rsidRDefault="0978FD03" w:rsidP="0978FD03">
      <w:r>
        <w:rPr>
          <w:noProof/>
        </w:rPr>
        <w:drawing>
          <wp:inline distT="0" distB="0" distL="0" distR="0" wp14:anchorId="56D56C59" wp14:editId="10C749E5">
            <wp:extent cx="2659670" cy="2438767"/>
            <wp:effectExtent l="0" t="0" r="0" b="0"/>
            <wp:docPr id="965673250" name="Picture 96567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673250"/>
                    <pic:cNvPicPr/>
                  </pic:nvPicPr>
                  <pic:blipFill>
                    <a:blip r:embed="rId24">
                      <a:extLst>
                        <a:ext uri="{28A0092B-C50C-407E-A947-70E740481C1C}">
                          <a14:useLocalDpi xmlns:a14="http://schemas.microsoft.com/office/drawing/2010/main" val="0"/>
                        </a:ext>
                      </a:extLst>
                    </a:blip>
                    <a:stretch>
                      <a:fillRect/>
                    </a:stretch>
                  </pic:blipFill>
                  <pic:spPr>
                    <a:xfrm>
                      <a:off x="0" y="0"/>
                      <a:ext cx="2659670" cy="2438767"/>
                    </a:xfrm>
                    <a:prstGeom prst="rect">
                      <a:avLst/>
                    </a:prstGeom>
                  </pic:spPr>
                </pic:pic>
              </a:graphicData>
            </a:graphic>
          </wp:inline>
        </w:drawing>
      </w:r>
    </w:p>
    <w:p w14:paraId="0D7254B7" w14:textId="4E0E32F3" w:rsidR="0978FD03" w:rsidRDefault="0978FD03" w:rsidP="0978FD03">
      <w:r>
        <w:rPr>
          <w:noProof/>
        </w:rPr>
        <w:drawing>
          <wp:inline distT="0" distB="0" distL="0" distR="0" wp14:anchorId="1A157D5C" wp14:editId="18CEC685">
            <wp:extent cx="2972215" cy="2781688"/>
            <wp:effectExtent l="0" t="0" r="0" b="0"/>
            <wp:docPr id="1491928101" name="Picture 149192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72215" cy="2781688"/>
                    </a:xfrm>
                    <a:prstGeom prst="rect">
                      <a:avLst/>
                    </a:prstGeom>
                  </pic:spPr>
                </pic:pic>
              </a:graphicData>
            </a:graphic>
          </wp:inline>
        </w:drawing>
      </w:r>
    </w:p>
    <w:p w14:paraId="52698516" w14:textId="77BC6080" w:rsidR="0978FD03" w:rsidRDefault="0978FD03"/>
    <w:p w14:paraId="4437977B" w14:textId="4EDDA123" w:rsidR="0978FD03" w:rsidRDefault="0978FD03">
      <w:r>
        <w:rPr>
          <w:noProof/>
        </w:rPr>
        <w:drawing>
          <wp:inline distT="0" distB="0" distL="0" distR="0" wp14:anchorId="3B017AC5" wp14:editId="3E672842">
            <wp:extent cx="4166230" cy="2232537"/>
            <wp:effectExtent l="0" t="0" r="0" b="0"/>
            <wp:docPr id="1218524571" name="Picture 121852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524571"/>
                    <pic:cNvPicPr/>
                  </pic:nvPicPr>
                  <pic:blipFill>
                    <a:blip r:embed="rId26">
                      <a:extLst>
                        <a:ext uri="{28A0092B-C50C-407E-A947-70E740481C1C}">
                          <a14:useLocalDpi xmlns:a14="http://schemas.microsoft.com/office/drawing/2010/main" val="0"/>
                        </a:ext>
                      </a:extLst>
                    </a:blip>
                    <a:stretch>
                      <a:fillRect/>
                    </a:stretch>
                  </pic:blipFill>
                  <pic:spPr>
                    <a:xfrm>
                      <a:off x="0" y="0"/>
                      <a:ext cx="4166230" cy="2232537"/>
                    </a:xfrm>
                    <a:prstGeom prst="rect">
                      <a:avLst/>
                    </a:prstGeom>
                  </pic:spPr>
                </pic:pic>
              </a:graphicData>
            </a:graphic>
          </wp:inline>
        </w:drawing>
      </w:r>
    </w:p>
    <w:p w14:paraId="1239A54B" w14:textId="0503BAD0" w:rsidR="0978FD03" w:rsidRDefault="0978FD03"/>
    <w:p w14:paraId="5589783F" w14:textId="7B157348" w:rsidR="0978FD03" w:rsidRDefault="0978FD03">
      <w:r>
        <w:t>After the user spend more that 250$ in the library , they will get a new coupon!</w:t>
      </w:r>
    </w:p>
    <w:p w14:paraId="0468932A" w14:textId="5ADE1ED5" w:rsidR="0978FD03" w:rsidRDefault="0978FD03" w:rsidP="0978FD03">
      <w:r>
        <w:rPr>
          <w:noProof/>
        </w:rPr>
        <w:drawing>
          <wp:inline distT="0" distB="0" distL="0" distR="0" wp14:anchorId="68005191" wp14:editId="4980D2A0">
            <wp:extent cx="4106505" cy="1722684"/>
            <wp:effectExtent l="0" t="0" r="0" b="0"/>
            <wp:docPr id="1806009404" name="Picture 180600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06505" cy="1722684"/>
                    </a:xfrm>
                    <a:prstGeom prst="rect">
                      <a:avLst/>
                    </a:prstGeom>
                  </pic:spPr>
                </pic:pic>
              </a:graphicData>
            </a:graphic>
          </wp:inline>
        </w:drawing>
      </w:r>
    </w:p>
    <w:p w14:paraId="50156055" w14:textId="6AC02523" w:rsidR="0978FD03" w:rsidRDefault="0978FD03" w:rsidP="0978FD03"/>
    <w:p w14:paraId="75879513" w14:textId="42E5C9B3" w:rsidR="0978FD03" w:rsidRDefault="5FE9D57B" w:rsidP="0978FD03">
      <w:r>
        <w:t xml:space="preserve">The coupons will appear in option 7 in Access Account info section . </w:t>
      </w:r>
    </w:p>
    <w:p w14:paraId="0E6BE002" w14:textId="5A4E066F" w:rsidR="0978FD03" w:rsidRDefault="0978FD03">
      <w:r>
        <w:rPr>
          <w:noProof/>
        </w:rPr>
        <w:drawing>
          <wp:inline distT="0" distB="0" distL="0" distR="0" wp14:anchorId="1FA26463" wp14:editId="268FBF26">
            <wp:extent cx="3731541" cy="2978386"/>
            <wp:effectExtent l="0" t="0" r="0" b="0"/>
            <wp:docPr id="1003561916" name="Picture 100356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561916"/>
                    <pic:cNvPicPr/>
                  </pic:nvPicPr>
                  <pic:blipFill>
                    <a:blip r:embed="rId28">
                      <a:extLst>
                        <a:ext uri="{28A0092B-C50C-407E-A947-70E740481C1C}">
                          <a14:useLocalDpi xmlns:a14="http://schemas.microsoft.com/office/drawing/2010/main" val="0"/>
                        </a:ext>
                      </a:extLst>
                    </a:blip>
                    <a:stretch>
                      <a:fillRect/>
                    </a:stretch>
                  </pic:blipFill>
                  <pic:spPr>
                    <a:xfrm>
                      <a:off x="0" y="0"/>
                      <a:ext cx="3731541" cy="2978386"/>
                    </a:xfrm>
                    <a:prstGeom prst="rect">
                      <a:avLst/>
                    </a:prstGeom>
                  </pic:spPr>
                </pic:pic>
              </a:graphicData>
            </a:graphic>
          </wp:inline>
        </w:drawing>
      </w:r>
    </w:p>
    <w:p w14:paraId="3D32E414" w14:textId="749CB478" w:rsidR="0978FD03" w:rsidRDefault="0978FD03">
      <w:r>
        <w:t xml:space="preserve">The new coupon </w:t>
      </w:r>
      <w:r w:rsidR="5FE9D57B">
        <w:t>appeared</w:t>
      </w:r>
      <w:r>
        <w:t xml:space="preserve"> in the view coupon section .</w:t>
      </w:r>
      <w:r w:rsidR="5FE9D57B">
        <w:t>And the user can use it in the next purchase .</w:t>
      </w:r>
      <w:r>
        <w:t xml:space="preserve"> </w:t>
      </w:r>
    </w:p>
    <w:p w14:paraId="234AC50E" w14:textId="201FAAA8" w:rsidR="0978FD03" w:rsidRDefault="5FE9D57B">
      <w:r>
        <w:t xml:space="preserve">+ Many other features . </w:t>
      </w:r>
    </w:p>
    <w:p w14:paraId="16C62820" w14:textId="05C036F7" w:rsidR="5FE9D57B" w:rsidRDefault="5FE9D57B"/>
    <w:p w14:paraId="71F6614E" w14:textId="14D8B1DE" w:rsidR="0978FD03" w:rsidRDefault="0978FD03"/>
    <w:p w14:paraId="7393C731" w14:textId="121D5564" w:rsidR="0978FD03" w:rsidRDefault="0978FD03"/>
    <w:p w14:paraId="5D5A8918" w14:textId="0C0D515F" w:rsidR="0978FD03" w:rsidRDefault="0978FD03"/>
    <w:p w14:paraId="2B4016A7" w14:textId="32925641" w:rsidR="0978FD03" w:rsidRDefault="5FE9D57B">
      <w:pPr>
        <w:rPr>
          <w:color w:val="FF0000"/>
          <w:sz w:val="32"/>
          <w:szCs w:val="32"/>
        </w:rPr>
      </w:pPr>
      <w:r w:rsidRPr="5FE9D57B">
        <w:rPr>
          <w:color w:val="FF0000"/>
          <w:sz w:val="32"/>
          <w:szCs w:val="32"/>
        </w:rPr>
        <w:t xml:space="preserve">When one of the librarians enters their email ( which is built in already inside the code: </w:t>
      </w:r>
    </w:p>
    <w:p w14:paraId="7B3F95B6" w14:textId="717681CB" w:rsidR="0978FD03" w:rsidRDefault="0978FD03">
      <w:r>
        <w:rPr>
          <w:noProof/>
        </w:rPr>
        <w:drawing>
          <wp:inline distT="0" distB="0" distL="0" distR="0" wp14:anchorId="637722F2" wp14:editId="441D298B">
            <wp:extent cx="5943600" cy="447675"/>
            <wp:effectExtent l="0" t="0" r="0" b="0"/>
            <wp:docPr id="1088694012" name="Picture 108869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47675"/>
                    </a:xfrm>
                    <a:prstGeom prst="rect">
                      <a:avLst/>
                    </a:prstGeom>
                  </pic:spPr>
                </pic:pic>
              </a:graphicData>
            </a:graphic>
          </wp:inline>
        </w:drawing>
      </w:r>
      <w:r w:rsidR="5FE9D57B">
        <w:t xml:space="preserve"> The code will take the user to a librarian menu . </w:t>
      </w:r>
    </w:p>
    <w:p w14:paraId="28812FF1" w14:textId="7E411E3E" w:rsidR="5FE9D57B" w:rsidRDefault="59639AFD" w:rsidP="5FE9D57B">
      <w:r>
        <w:rPr>
          <w:noProof/>
        </w:rPr>
        <w:drawing>
          <wp:inline distT="0" distB="0" distL="0" distR="0" wp14:anchorId="302BFA69" wp14:editId="3D9B8FD6">
            <wp:extent cx="5823819" cy="2228561"/>
            <wp:effectExtent l="0" t="0" r="0" b="0"/>
            <wp:docPr id="13398725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rcRect b="48869"/>
                    <a:stretch>
                      <a:fillRect/>
                    </a:stretch>
                  </pic:blipFill>
                  <pic:spPr>
                    <a:xfrm>
                      <a:off x="0" y="0"/>
                      <a:ext cx="5823819" cy="2228561"/>
                    </a:xfrm>
                    <a:prstGeom prst="rect">
                      <a:avLst/>
                    </a:prstGeom>
                  </pic:spPr>
                </pic:pic>
              </a:graphicData>
            </a:graphic>
          </wp:inline>
        </w:drawing>
      </w:r>
    </w:p>
    <w:p w14:paraId="69CD8CE6" w14:textId="08C9B0BE" w:rsidR="6408E746" w:rsidRDefault="0E80E919">
      <w:r>
        <w:t xml:space="preserve">This Menu has different options than a normal user(Customer /Consumer) . </w:t>
      </w:r>
    </w:p>
    <w:p w14:paraId="09E72DFE" w14:textId="52D4D7F4" w:rsidR="6408E746" w:rsidRDefault="7B453A97" w:rsidP="0E80E919">
      <w:r>
        <w:rPr>
          <w:noProof/>
        </w:rPr>
        <w:drawing>
          <wp:inline distT="0" distB="0" distL="0" distR="0" wp14:anchorId="3DD849A5" wp14:editId="54B16A62">
            <wp:extent cx="5077534" cy="4277376"/>
            <wp:effectExtent l="0" t="0" r="0" b="0"/>
            <wp:docPr id="906475227"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rcRect t="31554"/>
                    <a:stretch>
                      <a:fillRect/>
                    </a:stretch>
                  </pic:blipFill>
                  <pic:spPr>
                    <a:xfrm>
                      <a:off x="0" y="0"/>
                      <a:ext cx="5077534" cy="4277376"/>
                    </a:xfrm>
                    <a:prstGeom prst="rect">
                      <a:avLst/>
                    </a:prstGeom>
                  </pic:spPr>
                </pic:pic>
              </a:graphicData>
            </a:graphic>
          </wp:inline>
        </w:drawing>
      </w:r>
    </w:p>
    <w:p w14:paraId="6B7556F7" w14:textId="7378CF38" w:rsidR="0978FD03" w:rsidRDefault="0978FD03"/>
    <w:p w14:paraId="018C5C73" w14:textId="63BEC7AE" w:rsidR="0978FD03" w:rsidRDefault="3BE77ADC">
      <w:r>
        <w:t xml:space="preserve">Generating a Report will display the </w:t>
      </w:r>
      <w:r w:rsidR="22016F25">
        <w:t xml:space="preserve">books and their current status to the Librarians. </w:t>
      </w:r>
    </w:p>
    <w:p w14:paraId="33C517D7" w14:textId="2912D538" w:rsidR="00924299" w:rsidRDefault="0E80E919">
      <w:r>
        <w:t>The librarian above librarian added a new book called “Intro to life”.</w:t>
      </w:r>
    </w:p>
    <w:p w14:paraId="1D2716D3" w14:textId="476015EB" w:rsidR="0E80E919" w:rsidRDefault="0E80E919" w:rsidP="0E80E919"/>
    <w:p w14:paraId="696A956F" w14:textId="4E289666" w:rsidR="5FE9D57B" w:rsidRDefault="0E80E919" w:rsidP="0E80E919">
      <w:r>
        <w:t xml:space="preserve">If The librarian wants to see current books and their status, they will have to access option 3 “Generate Report “ .  </w:t>
      </w:r>
      <w:r w:rsidR="5FE9D57B">
        <w:rPr>
          <w:noProof/>
        </w:rPr>
        <w:drawing>
          <wp:inline distT="0" distB="0" distL="0" distR="0" wp14:anchorId="08C8B66B" wp14:editId="07E0DDE6">
            <wp:extent cx="5943600" cy="1287270"/>
            <wp:effectExtent l="0" t="0" r="0" b="0"/>
            <wp:docPr id="575641029"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a:extLst>
                        <a:ext uri="{28A0092B-C50C-407E-A947-70E740481C1C}">
                          <a14:useLocalDpi xmlns:a14="http://schemas.microsoft.com/office/drawing/2010/main" val="0"/>
                        </a:ext>
                      </a:extLst>
                    </a:blip>
                    <a:srcRect b="45564"/>
                    <a:stretch>
                      <a:fillRect/>
                    </a:stretch>
                  </pic:blipFill>
                  <pic:spPr>
                    <a:xfrm>
                      <a:off x="0" y="0"/>
                      <a:ext cx="5943600" cy="1287270"/>
                    </a:xfrm>
                    <a:prstGeom prst="rect">
                      <a:avLst/>
                    </a:prstGeom>
                  </pic:spPr>
                </pic:pic>
              </a:graphicData>
            </a:graphic>
          </wp:inline>
        </w:drawing>
      </w:r>
    </w:p>
    <w:p w14:paraId="5E0379B7" w14:textId="00C38922" w:rsidR="5FE9D57B" w:rsidRDefault="0E80E919">
      <w:r>
        <w:t xml:space="preserve">Choosing option 1 : The report will be written to the path specified by the librarian . As Shown below . </w:t>
      </w:r>
    </w:p>
    <w:p w14:paraId="08529759" w14:textId="10AB670B" w:rsidR="00816F74" w:rsidRDefault="00816F74" w:rsidP="0E80E919"/>
    <w:p w14:paraId="7B7BB42E" w14:textId="0C83A31F" w:rsidR="00816F74" w:rsidRDefault="00816F74" w:rsidP="0E80E919">
      <w:r>
        <w:rPr>
          <w:noProof/>
        </w:rPr>
        <w:drawing>
          <wp:inline distT="0" distB="0" distL="0" distR="0" wp14:anchorId="67AEDA9E" wp14:editId="4C6D053D">
            <wp:extent cx="3591828" cy="6610350"/>
            <wp:effectExtent l="0" t="0" r="5080" b="0"/>
            <wp:docPr id="3945632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3591828" cy="6610350"/>
                    </a:xfrm>
                    <a:prstGeom prst="rect">
                      <a:avLst/>
                    </a:prstGeom>
                  </pic:spPr>
                </pic:pic>
              </a:graphicData>
            </a:graphic>
          </wp:inline>
        </w:drawing>
      </w:r>
    </w:p>
    <w:p w14:paraId="7B6C529B" w14:textId="102FB308" w:rsidR="00816F74" w:rsidRDefault="00816F74" w:rsidP="00816F74"/>
    <w:p w14:paraId="38500760" w14:textId="7408C9BA" w:rsidR="002A65C9" w:rsidRDefault="002A65C9" w:rsidP="00816F74"/>
    <w:p w14:paraId="03EFC96A" w14:textId="1547A6E3" w:rsidR="002A65C9" w:rsidRDefault="002A65C9" w:rsidP="00816F74"/>
    <w:p w14:paraId="493FB79C" w14:textId="7A7B8436" w:rsidR="002A65C9" w:rsidRDefault="002A65C9" w:rsidP="26DA4064"/>
    <w:p w14:paraId="6E85AE92" w14:textId="4F114540" w:rsidR="002A65C9" w:rsidRDefault="002A65C9" w:rsidP="26DA4064"/>
    <w:p w14:paraId="6A54E827" w14:textId="69EC1D86" w:rsidR="002A65C9" w:rsidRDefault="0E80E919" w:rsidP="26DA4064">
      <w:r>
        <w:t xml:space="preserve">If the librarian </w:t>
      </w:r>
      <w:proofErr w:type="gramStart"/>
      <w:r>
        <w:t>choose</w:t>
      </w:r>
      <w:proofErr w:type="gramEnd"/>
      <w:r>
        <w:t xml:space="preserve"> GUI option , the library’s books details will be shown as  Panel.   </w:t>
      </w:r>
      <w:r w:rsidR="002A65C9">
        <w:rPr>
          <w:noProof/>
        </w:rPr>
        <w:drawing>
          <wp:inline distT="0" distB="0" distL="0" distR="0" wp14:anchorId="0524BCEF" wp14:editId="5C935FD5">
            <wp:extent cx="5943600" cy="4426585"/>
            <wp:effectExtent l="0" t="0" r="0" b="0"/>
            <wp:docPr id="21182536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943600" cy="4426585"/>
                    </a:xfrm>
                    <a:prstGeom prst="rect">
                      <a:avLst/>
                    </a:prstGeom>
                  </pic:spPr>
                </pic:pic>
              </a:graphicData>
            </a:graphic>
          </wp:inline>
        </w:drawing>
      </w:r>
    </w:p>
    <w:p w14:paraId="7FAB1D0D" w14:textId="460E17FE" w:rsidR="002A65C9" w:rsidRDefault="002A65C9" w:rsidP="26DA4064"/>
    <w:p w14:paraId="31AD767F" w14:textId="54A0C39C" w:rsidR="002A65C9" w:rsidRDefault="00E04047" w:rsidP="26DA4064">
      <w:r>
        <w:rPr>
          <w:noProof/>
        </w:rPr>
        <w:drawing>
          <wp:anchor distT="0" distB="0" distL="114300" distR="114300" simplePos="0" relativeHeight="251658240" behindDoc="0" locked="0" layoutInCell="1" allowOverlap="1" wp14:anchorId="2075D798" wp14:editId="7F9D08BE">
            <wp:simplePos x="0" y="0"/>
            <wp:positionH relativeFrom="margin">
              <wp:align>right</wp:align>
            </wp:positionH>
            <wp:positionV relativeFrom="paragraph">
              <wp:posOffset>488835</wp:posOffset>
            </wp:positionV>
            <wp:extent cx="5943600" cy="2647315"/>
            <wp:effectExtent l="0" t="0" r="0" b="635"/>
            <wp:wrapSquare wrapText="bothSides"/>
            <wp:docPr id="1323658252" name="Picture 19"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58252" name="Picture 19" descr="A screenshot of a computer erro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anchor>
        </w:drawing>
      </w:r>
      <w:r>
        <w:t xml:space="preserve">and if she </w:t>
      </w:r>
      <w:proofErr w:type="gramStart"/>
      <w:r>
        <w:t>want</w:t>
      </w:r>
      <w:proofErr w:type="gramEnd"/>
      <w:r>
        <w:t xml:space="preserve"> to remove a book</w:t>
      </w:r>
    </w:p>
    <w:p w14:paraId="5F2FE23D" w14:textId="09B6D207" w:rsidR="00ED2E28" w:rsidRDefault="00ED2E28" w:rsidP="26DA4064">
      <w:r>
        <w:t>she will see that is got removed also from the report with its image</w:t>
      </w:r>
    </w:p>
    <w:p w14:paraId="2DFF58BB" w14:textId="37FBC710" w:rsidR="00ED2E28" w:rsidRDefault="00ED2E28" w:rsidP="26DA4064">
      <w:r>
        <w:rPr>
          <w:noProof/>
        </w:rPr>
        <mc:AlternateContent>
          <mc:Choice Requires="wps">
            <w:drawing>
              <wp:anchor distT="0" distB="0" distL="114300" distR="114300" simplePos="0" relativeHeight="251658241" behindDoc="0" locked="0" layoutInCell="1" allowOverlap="1" wp14:anchorId="51109571" wp14:editId="15070432">
                <wp:simplePos x="0" y="0"/>
                <wp:positionH relativeFrom="column">
                  <wp:posOffset>3366019</wp:posOffset>
                </wp:positionH>
                <wp:positionV relativeFrom="paragraph">
                  <wp:posOffset>704734</wp:posOffset>
                </wp:positionV>
                <wp:extent cx="3505229" cy="1496204"/>
                <wp:effectExtent l="0" t="5080" r="0" b="33020"/>
                <wp:wrapNone/>
                <wp:docPr id="1755181344" name="Arrow: Bent 17"/>
                <wp:cNvGraphicFramePr/>
                <a:graphic xmlns:a="http://schemas.openxmlformats.org/drawingml/2006/main">
                  <a:graphicData uri="http://schemas.microsoft.com/office/word/2010/wordprocessingShape">
                    <wps:wsp>
                      <wps:cNvSpPr/>
                      <wps:spPr>
                        <a:xfrm rot="5400000">
                          <a:off x="0" y="0"/>
                          <a:ext cx="3505229" cy="1496204"/>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0908D3">
              <v:shape id="Arrow: Bent 17" style="position:absolute;margin-left:265.05pt;margin-top:55.5pt;width:276pt;height:117.8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05229,1496204" o:spid="_x0000_s1026" fillcolor="#156082 [3204]" strokecolor="#030e13 [484]" strokeweight="1pt" path="m,1496204l,841615c,480095,293069,187026,654589,187026r2476589,l3131178,r374051,374051l3131178,748102r,-187025l654589,561077v-154937,,-280538,125601,-280538,280538l374051,1496204,,14962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" w14:anchorId="027ECB7B">
                <v:stroke joinstyle="miter"/>
                <v:path arrowok="t" o:connecttype="custom" o:connectlocs="0,1496204;0,841615;654589,187026;3131178,187026;3131178,0;3505229,374051;3131178,748102;3131178,561077;654589,561077;374051,841615;374051,1496204;0,1496204" o:connectangles="0,0,0,0,0,0,0,0,0,0,0,0"/>
              </v:shape>
            </w:pict>
          </mc:Fallback>
        </mc:AlternateContent>
      </w:r>
    </w:p>
    <w:p w14:paraId="3EFF0C10" w14:textId="65B0CF2C" w:rsidR="00ED2E28" w:rsidRDefault="00ED2E28" w:rsidP="26DA4064">
      <w:r>
        <w:rPr>
          <w:noProof/>
        </w:rPr>
        <w:drawing>
          <wp:inline distT="0" distB="0" distL="0" distR="0" wp14:anchorId="4B08A7AC" wp14:editId="05567ACC">
            <wp:extent cx="5934710" cy="8229600"/>
            <wp:effectExtent l="0" t="0" r="8890" b="0"/>
            <wp:docPr id="170781371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3715" name="Picture 2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34710" cy="8229600"/>
                    </a:xfrm>
                    <a:prstGeom prst="rect">
                      <a:avLst/>
                    </a:prstGeom>
                  </pic:spPr>
                </pic:pic>
              </a:graphicData>
            </a:graphic>
          </wp:inline>
        </w:drawing>
      </w:r>
    </w:p>
    <w:p w14:paraId="4A2106A6" w14:textId="4B22603E" w:rsidR="002A65C9" w:rsidRDefault="00F20535" w:rsidP="26DA4064">
      <w:r>
        <w:t xml:space="preserve">Here you can see that if she tried to enter something </w:t>
      </w:r>
      <w:r w:rsidR="00CE690F">
        <w:t xml:space="preserve">invalid, she </w:t>
      </w:r>
      <w:proofErr w:type="gramStart"/>
      <w:r w:rsidR="00CE690F">
        <w:t>will</w:t>
      </w:r>
      <w:proofErr w:type="gramEnd"/>
      <w:r w:rsidR="00CE690F">
        <w:t xml:space="preserve"> have error messages</w:t>
      </w:r>
    </w:p>
    <w:p w14:paraId="04ADD979" w14:textId="6384CAF3" w:rsidR="002A65C9" w:rsidRDefault="00F20535" w:rsidP="26DA4064">
      <w:r>
        <w:rPr>
          <w:noProof/>
        </w:rPr>
        <w:drawing>
          <wp:anchor distT="0" distB="0" distL="114300" distR="114300" simplePos="0" relativeHeight="251658242" behindDoc="0" locked="0" layoutInCell="1" allowOverlap="1" wp14:anchorId="2259AA03" wp14:editId="3DF43C6E">
            <wp:simplePos x="0" y="0"/>
            <wp:positionH relativeFrom="column">
              <wp:posOffset>-6985</wp:posOffset>
            </wp:positionH>
            <wp:positionV relativeFrom="paragraph">
              <wp:posOffset>18415</wp:posOffset>
            </wp:positionV>
            <wp:extent cx="5372735" cy="4171950"/>
            <wp:effectExtent l="0" t="0" r="0" b="0"/>
            <wp:wrapSquare wrapText="bothSides"/>
            <wp:docPr id="74347878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78785" name="Picture 2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72735" cy="4171950"/>
                    </a:xfrm>
                    <a:prstGeom prst="rect">
                      <a:avLst/>
                    </a:prstGeom>
                  </pic:spPr>
                </pic:pic>
              </a:graphicData>
            </a:graphic>
          </wp:anchor>
        </w:drawing>
      </w:r>
    </w:p>
    <w:p w14:paraId="73C04BB8" w14:textId="5F373FFD" w:rsidR="002A65C9" w:rsidRDefault="00DF2EE3" w:rsidP="26DA4064">
      <w:r>
        <w:t xml:space="preserve">You can see that it will not except what she wrote </w:t>
      </w:r>
    </w:p>
    <w:p w14:paraId="16E23236" w14:textId="77777777" w:rsidR="00DF2EE3" w:rsidRDefault="00DF2EE3" w:rsidP="26DA4064"/>
    <w:p w14:paraId="4ED88DA5" w14:textId="77777777" w:rsidR="00DF2EE3" w:rsidRDefault="00DF2EE3" w:rsidP="26DA4064"/>
    <w:p w14:paraId="0860D3B5" w14:textId="77777777" w:rsidR="00DF2EE3" w:rsidRDefault="00DF2EE3" w:rsidP="26DA4064"/>
    <w:p w14:paraId="61A898B4" w14:textId="77777777" w:rsidR="00DF2EE3" w:rsidRDefault="00DF2EE3" w:rsidP="26DA4064"/>
    <w:p w14:paraId="71D80CB0" w14:textId="77777777" w:rsidR="00DF2EE3" w:rsidRDefault="00DF2EE3" w:rsidP="26DA4064"/>
    <w:p w14:paraId="2399F6D1" w14:textId="77777777" w:rsidR="00DF2EE3" w:rsidRDefault="00DF2EE3" w:rsidP="26DA4064"/>
    <w:p w14:paraId="2D6080AF" w14:textId="21C75951" w:rsidR="00DF2EE3" w:rsidRDefault="00DF2EE3" w:rsidP="26DA4064">
      <w:r>
        <w:rPr>
          <w:noProof/>
        </w:rPr>
        <w:drawing>
          <wp:inline distT="0" distB="0" distL="0" distR="0" wp14:anchorId="77BA2C93" wp14:editId="04CE080E">
            <wp:extent cx="5943600" cy="4034155"/>
            <wp:effectExtent l="0" t="0" r="0" b="4445"/>
            <wp:docPr id="1618499285"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9285" name="Picture 22"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14:paraId="4D2BA5C7" w14:textId="1CDAAE94" w:rsidR="002A65C9" w:rsidRDefault="002A65C9" w:rsidP="26DA4064"/>
    <w:p w14:paraId="62F036C6" w14:textId="3E27D6D6" w:rsidR="00DF2EE3" w:rsidRDefault="00773201" w:rsidP="26DA4064">
      <w:r>
        <w:t xml:space="preserve">This is </w:t>
      </w:r>
      <w:r w:rsidR="003818D5">
        <w:t xml:space="preserve">showing if she tried to chose something not 1 or 2 </w:t>
      </w:r>
      <w:r w:rsidR="00CF643C">
        <w:t xml:space="preserve">in the general report </w:t>
      </w:r>
      <w:r w:rsidR="00166517">
        <w:t>whether</w:t>
      </w:r>
      <w:r w:rsidR="00B9650E">
        <w:t xml:space="preserve"> </w:t>
      </w:r>
      <w:r w:rsidR="00CD669C">
        <w:t>a different number for letter</w:t>
      </w:r>
      <w:r w:rsidR="001C00AA">
        <w:t xml:space="preserve">. </w:t>
      </w:r>
    </w:p>
    <w:p w14:paraId="49BE4682" w14:textId="7F4F2790" w:rsidR="001C00AA" w:rsidRDefault="001C00AA" w:rsidP="26DA4064"/>
    <w:p w14:paraId="1C7F2F76" w14:textId="1F52890F" w:rsidR="00DF2EE3" w:rsidRDefault="00DF2EE3" w:rsidP="26DA4064"/>
    <w:p w14:paraId="50AB66B5" w14:textId="7011B621" w:rsidR="00DF2EE3" w:rsidRDefault="000D3204" w:rsidP="26DA4064">
      <w:r>
        <w:rPr>
          <w:noProof/>
        </w:rPr>
        <w:drawing>
          <wp:anchor distT="0" distB="0" distL="114300" distR="114300" simplePos="0" relativeHeight="251658243" behindDoc="0" locked="0" layoutInCell="1" allowOverlap="1" wp14:anchorId="34846E43" wp14:editId="4DDFCF94">
            <wp:simplePos x="0" y="0"/>
            <wp:positionH relativeFrom="column">
              <wp:posOffset>187037</wp:posOffset>
            </wp:positionH>
            <wp:positionV relativeFrom="paragraph">
              <wp:posOffset>432435</wp:posOffset>
            </wp:positionV>
            <wp:extent cx="5943600" cy="3554730"/>
            <wp:effectExtent l="0" t="0" r="0" b="7620"/>
            <wp:wrapSquare wrapText="bothSides"/>
            <wp:docPr id="123151350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13506" name="Picture 2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anchor>
        </w:drawing>
      </w:r>
      <w:r w:rsidR="00C014D4">
        <w:t xml:space="preserve">here </w:t>
      </w:r>
      <w:r w:rsidR="00230205">
        <w:t xml:space="preserve">will </w:t>
      </w:r>
      <w:r w:rsidR="00F82950">
        <w:t xml:space="preserve">handle the exception in case the </w:t>
      </w:r>
      <w:r w:rsidR="00313FE7">
        <w:t>user entered</w:t>
      </w:r>
      <w:r w:rsidR="000F7EAF">
        <w:t xml:space="preserve"> </w:t>
      </w:r>
      <w:r w:rsidR="00166517">
        <w:t>incorrect</w:t>
      </w:r>
      <w:r w:rsidR="00313FE7">
        <w:t xml:space="preserve"> path </w:t>
      </w:r>
      <w:r w:rsidR="00620524">
        <w:t>for the file</w:t>
      </w:r>
      <w:r w:rsidR="00166517">
        <w:t>, whether</w:t>
      </w:r>
      <w:r w:rsidR="00E87939">
        <w:t xml:space="preserve"> a digits or letters </w:t>
      </w:r>
    </w:p>
    <w:p w14:paraId="6143F21D" w14:textId="77777777" w:rsidR="00DF2EE3" w:rsidRDefault="00DF2EE3" w:rsidP="26DA4064"/>
    <w:p w14:paraId="1869AB44" w14:textId="06228371" w:rsidR="00DF2EE3" w:rsidRDefault="00702744" w:rsidP="26DA4064">
      <w:r>
        <w:t xml:space="preserve">here will show that if the user entered incorrect title that does not exist , it will tell her </w:t>
      </w:r>
      <w:r w:rsidR="000C2C96">
        <w:t xml:space="preserve">by a message that it is not found, which mean not exist  </w:t>
      </w:r>
    </w:p>
    <w:p w14:paraId="1FA5DD04" w14:textId="7335D74A" w:rsidR="00DF2EE3" w:rsidRDefault="00E87939" w:rsidP="26DA4064">
      <w:r>
        <w:rPr>
          <w:noProof/>
        </w:rPr>
        <w:drawing>
          <wp:inline distT="0" distB="0" distL="0" distR="0" wp14:anchorId="73912D70" wp14:editId="7B243CF6">
            <wp:extent cx="4372585" cy="3153215"/>
            <wp:effectExtent l="0" t="0" r="9525" b="9525"/>
            <wp:docPr id="142326172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1729" name="Picture 24"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72585" cy="3153215"/>
                    </a:xfrm>
                    <a:prstGeom prst="rect">
                      <a:avLst/>
                    </a:prstGeom>
                  </pic:spPr>
                </pic:pic>
              </a:graphicData>
            </a:graphic>
          </wp:inline>
        </w:drawing>
      </w:r>
    </w:p>
    <w:p w14:paraId="1D5C6756" w14:textId="4248D064" w:rsidR="00DF2EE3" w:rsidRDefault="00BE4264" w:rsidP="26DA4064">
      <w:r>
        <w:t xml:space="preserve">This when the librarian </w:t>
      </w:r>
      <w:proofErr w:type="gramStart"/>
      <w:r>
        <w:t>want</w:t>
      </w:r>
      <w:proofErr w:type="gramEnd"/>
      <w:r>
        <w:t xml:space="preserve"> to logout , it will return him to the main menu</w:t>
      </w:r>
      <w:r w:rsidR="00E74B21">
        <w:t xml:space="preserve">. </w:t>
      </w:r>
    </w:p>
    <w:p w14:paraId="72C7D985" w14:textId="670E36A2" w:rsidR="00DF2EE3" w:rsidRDefault="00BE4264" w:rsidP="26DA4064">
      <w:r>
        <w:rPr>
          <w:noProof/>
        </w:rPr>
        <w:drawing>
          <wp:anchor distT="0" distB="0" distL="114300" distR="114300" simplePos="0" relativeHeight="251658244" behindDoc="0" locked="0" layoutInCell="1" allowOverlap="1" wp14:anchorId="3FCB5DDC" wp14:editId="2752C9DB">
            <wp:simplePos x="0" y="0"/>
            <wp:positionH relativeFrom="margin">
              <wp:align>left</wp:align>
            </wp:positionH>
            <wp:positionV relativeFrom="paragraph">
              <wp:posOffset>161117</wp:posOffset>
            </wp:positionV>
            <wp:extent cx="4515480" cy="3096057"/>
            <wp:effectExtent l="0" t="0" r="0" b="9525"/>
            <wp:wrapSquare wrapText="bothSides"/>
            <wp:docPr id="62979442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94423" name="Picture 25"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15480" cy="3096057"/>
                    </a:xfrm>
                    <a:prstGeom prst="rect">
                      <a:avLst/>
                    </a:prstGeom>
                  </pic:spPr>
                </pic:pic>
              </a:graphicData>
            </a:graphic>
          </wp:anchor>
        </w:drawing>
      </w:r>
    </w:p>
    <w:p w14:paraId="6B195098" w14:textId="77777777" w:rsidR="00D72A67" w:rsidRDefault="00D72A67" w:rsidP="26DA4064">
      <w:pPr>
        <w:pBdr>
          <w:bottom w:val="single" w:sz="12" w:space="1" w:color="auto"/>
        </w:pBdr>
      </w:pPr>
    </w:p>
    <w:p w14:paraId="1D927A8D" w14:textId="77777777" w:rsidR="00D72A67" w:rsidRDefault="00D72A67" w:rsidP="26DA4064"/>
    <w:p w14:paraId="606BB4B7" w14:textId="77777777" w:rsidR="003A700F" w:rsidRDefault="003A700F" w:rsidP="26DA4064">
      <w:pPr>
        <w:rPr>
          <w:b/>
          <w:bCs/>
          <w:color w:val="FF0000"/>
          <w:sz w:val="28"/>
          <w:szCs w:val="28"/>
          <w:u w:val="single"/>
        </w:rPr>
      </w:pPr>
    </w:p>
    <w:p w14:paraId="791CABBD" w14:textId="77777777" w:rsidR="003A700F" w:rsidRDefault="003A700F" w:rsidP="26DA4064">
      <w:pPr>
        <w:rPr>
          <w:b/>
          <w:bCs/>
          <w:color w:val="FF0000"/>
          <w:sz w:val="28"/>
          <w:szCs w:val="28"/>
          <w:u w:val="single"/>
        </w:rPr>
      </w:pPr>
    </w:p>
    <w:p w14:paraId="73AD8B21" w14:textId="77777777" w:rsidR="003A700F" w:rsidRDefault="003A700F" w:rsidP="26DA4064">
      <w:pPr>
        <w:rPr>
          <w:b/>
          <w:bCs/>
          <w:color w:val="FF0000"/>
          <w:sz w:val="28"/>
          <w:szCs w:val="28"/>
          <w:u w:val="single"/>
        </w:rPr>
      </w:pPr>
    </w:p>
    <w:p w14:paraId="3F107D08" w14:textId="77777777" w:rsidR="003A700F" w:rsidRDefault="003A700F" w:rsidP="26DA4064">
      <w:pPr>
        <w:rPr>
          <w:b/>
          <w:bCs/>
          <w:color w:val="FF0000"/>
          <w:sz w:val="28"/>
          <w:szCs w:val="28"/>
          <w:u w:val="single"/>
        </w:rPr>
      </w:pPr>
    </w:p>
    <w:p w14:paraId="79BF811D" w14:textId="77777777" w:rsidR="003A700F" w:rsidRDefault="003A700F" w:rsidP="26DA4064">
      <w:pPr>
        <w:rPr>
          <w:b/>
          <w:bCs/>
          <w:color w:val="FF0000"/>
          <w:sz w:val="28"/>
          <w:szCs w:val="28"/>
          <w:u w:val="single"/>
        </w:rPr>
      </w:pPr>
    </w:p>
    <w:p w14:paraId="3BA6AAD7" w14:textId="77777777" w:rsidR="003A700F" w:rsidRDefault="003A700F" w:rsidP="26DA4064">
      <w:pPr>
        <w:rPr>
          <w:b/>
          <w:bCs/>
          <w:color w:val="FF0000"/>
          <w:sz w:val="28"/>
          <w:szCs w:val="28"/>
          <w:u w:val="single"/>
        </w:rPr>
      </w:pPr>
    </w:p>
    <w:p w14:paraId="609F31AA" w14:textId="77777777" w:rsidR="003A700F" w:rsidRDefault="003A700F" w:rsidP="26DA4064">
      <w:pPr>
        <w:rPr>
          <w:b/>
          <w:bCs/>
          <w:color w:val="FF0000"/>
          <w:sz w:val="28"/>
          <w:szCs w:val="28"/>
          <w:u w:val="single"/>
        </w:rPr>
      </w:pPr>
    </w:p>
    <w:p w14:paraId="1E695E47" w14:textId="77777777" w:rsidR="003A700F" w:rsidRDefault="003A700F" w:rsidP="26DA4064">
      <w:pPr>
        <w:rPr>
          <w:b/>
          <w:bCs/>
          <w:color w:val="FF0000"/>
          <w:sz w:val="28"/>
          <w:szCs w:val="28"/>
          <w:u w:val="single"/>
        </w:rPr>
      </w:pPr>
    </w:p>
    <w:p w14:paraId="6C883F4F" w14:textId="564133B4" w:rsidR="26DA4064" w:rsidRDefault="26DA4064" w:rsidP="26DA4064">
      <w:pPr>
        <w:rPr>
          <w:b/>
          <w:bCs/>
          <w:color w:val="FF0000"/>
          <w:sz w:val="28"/>
          <w:szCs w:val="28"/>
          <w:u w:val="single"/>
        </w:rPr>
      </w:pPr>
      <w:r w:rsidRPr="26DA4064">
        <w:rPr>
          <w:b/>
          <w:bCs/>
          <w:color w:val="FF0000"/>
          <w:sz w:val="28"/>
          <w:szCs w:val="28"/>
          <w:u w:val="single"/>
        </w:rPr>
        <w:t xml:space="preserve">Code References : </w:t>
      </w:r>
    </w:p>
    <w:p w14:paraId="107D0144" w14:textId="26A65377" w:rsidR="005232F6" w:rsidRDefault="005232F6" w:rsidP="00B74A19">
      <w:r>
        <w:t>1-</w:t>
      </w:r>
    </w:p>
    <w:p w14:paraId="2C849570" w14:textId="02EF9581" w:rsidR="00B74A19" w:rsidRDefault="00B74A19" w:rsidP="00B74A19">
      <w:r w:rsidRPr="00B74A19">
        <w:t xml:space="preserve">code, A. (2020, January 29). </w:t>
      </w:r>
      <w:r w:rsidRPr="00B74A19">
        <w:rPr>
          <w:i/>
          <w:iCs/>
        </w:rPr>
        <w:t xml:space="preserve">Show images in text pane java swing </w:t>
      </w:r>
      <w:proofErr w:type="spellStart"/>
      <w:r w:rsidRPr="00B74A19">
        <w:rPr>
          <w:i/>
          <w:iCs/>
        </w:rPr>
        <w:t>gui</w:t>
      </w:r>
      <w:proofErr w:type="spellEnd"/>
      <w:r w:rsidRPr="00B74A19">
        <w:t xml:space="preserve">. YouTube. </w:t>
      </w:r>
      <w:hyperlink r:id="rId42" w:history="1">
        <w:r w:rsidRPr="00B74A19">
          <w:rPr>
            <w:rStyle w:val="Hyperlink"/>
          </w:rPr>
          <w:t>https://youtu.be/vx2rPM9Ns9c?si=XLDzPOQgaWN7vtWV</w:t>
        </w:r>
      </w:hyperlink>
    </w:p>
    <w:p w14:paraId="0A80F8A6" w14:textId="1BF916ED" w:rsidR="00C37AAE" w:rsidRDefault="00D72A67" w:rsidP="009913D0">
      <w:r w:rsidRPr="00D72A67">
        <w:t>(code, 2020)</w:t>
      </w:r>
    </w:p>
    <w:p w14:paraId="30C51818" w14:textId="39DFD9D6" w:rsidR="00B74A19" w:rsidRDefault="00D72A67" w:rsidP="00D72A67">
      <w:r>
        <w:t>___________________</w:t>
      </w:r>
      <w:r w:rsidR="00B74A19" w:rsidRPr="00B74A19">
        <w:t xml:space="preserve"> </w:t>
      </w:r>
      <w:r w:rsidR="005232F6">
        <w:t xml:space="preserve">     </w:t>
      </w:r>
    </w:p>
    <w:p w14:paraId="41EAD32E" w14:textId="68E583B5" w:rsidR="005232F6" w:rsidRDefault="005232F6" w:rsidP="00D72A67">
      <w:r>
        <w:t>2-</w:t>
      </w:r>
    </w:p>
    <w:p w14:paraId="6B47A010" w14:textId="01D859EC" w:rsidR="00C72332" w:rsidRDefault="00C72332" w:rsidP="00C72332">
      <w:r w:rsidRPr="00C72332">
        <w:t xml:space="preserve">overflow, S. (1958, March 1). </w:t>
      </w:r>
      <w:r w:rsidRPr="00C72332">
        <w:rPr>
          <w:i/>
          <w:iCs/>
        </w:rPr>
        <w:t>Check if a path represents a file or a folder</w:t>
      </w:r>
      <w:r w:rsidRPr="00C72332">
        <w:t xml:space="preserve">. </w:t>
      </w:r>
      <w:proofErr w:type="spellStart"/>
      <w:r w:rsidRPr="00C72332">
        <w:t>StackOverflow</w:t>
      </w:r>
      <w:proofErr w:type="spellEnd"/>
      <w:r w:rsidRPr="00C72332">
        <w:t xml:space="preserve">. </w:t>
      </w:r>
      <w:hyperlink r:id="rId43" w:history="1">
        <w:r w:rsidRPr="00C72332">
          <w:rPr>
            <w:rStyle w:val="Hyperlink"/>
          </w:rPr>
          <w:t>https://stackoverflow.com/questions/12780446/check-if-a-path-represents-a-file-or-a-folder</w:t>
        </w:r>
      </w:hyperlink>
      <w:r>
        <w:t xml:space="preserve"> </w:t>
      </w:r>
      <w:r w:rsidRPr="00C72332">
        <w:t xml:space="preserve"> </w:t>
      </w:r>
    </w:p>
    <w:p w14:paraId="54978576" w14:textId="7BEEBD0F" w:rsidR="00FB25B7" w:rsidRDefault="00FB25B7" w:rsidP="00FB25B7">
      <w:r w:rsidRPr="00FB25B7">
        <w:t>(overflow, 1958)</w:t>
      </w:r>
    </w:p>
    <w:p w14:paraId="6CBA7661" w14:textId="4DC1D70C" w:rsidR="009913D0" w:rsidRDefault="009913D0" w:rsidP="00FB25B7">
      <w:r>
        <w:t xml:space="preserve">___________________    </w:t>
      </w:r>
    </w:p>
    <w:p w14:paraId="2DD234E2" w14:textId="6C66922C" w:rsidR="009913D0" w:rsidRDefault="5BA43732" w:rsidP="00FB25B7">
      <w:r>
        <w:t xml:space="preserve">3- </w:t>
      </w:r>
    </w:p>
    <w:p w14:paraId="4B2BFE73" w14:textId="47201BF2" w:rsidR="000F7D19" w:rsidRDefault="000F7D19" w:rsidP="000F7D19">
      <w:r w:rsidRPr="000F7D19">
        <w:t xml:space="preserve">Java. (n.d.). </w:t>
      </w:r>
      <w:r w:rsidRPr="000F7D19">
        <w:rPr>
          <w:i/>
          <w:iCs/>
        </w:rPr>
        <w:t>Lesson: Regular expressions</w:t>
      </w:r>
      <w:r w:rsidRPr="000F7D19">
        <w:t xml:space="preserve">. Lesson: Regular Expressions (The </w:t>
      </w:r>
      <w:proofErr w:type="spellStart"/>
      <w:r w:rsidRPr="000F7D19">
        <w:t>JavaTM</w:t>
      </w:r>
      <w:proofErr w:type="spellEnd"/>
      <w:r w:rsidRPr="000F7D19">
        <w:t xml:space="preserve"> Tutorials &gt; Essential Java Classes).</w:t>
      </w:r>
      <w:hyperlink r:id="rId44" w:history="1">
        <w:r w:rsidRPr="000F7D19">
          <w:rPr>
            <w:rStyle w:val="Hyperlink"/>
          </w:rPr>
          <w:t>https://docs.oracle.com/javase/tutorial/essential/regex/</w:t>
        </w:r>
      </w:hyperlink>
    </w:p>
    <w:p w14:paraId="6E2EA3AB" w14:textId="7BEBCF4C" w:rsidR="000F7D19" w:rsidRDefault="000F7D19" w:rsidP="00545CEF">
      <w:r w:rsidRPr="000F7D19">
        <w:t xml:space="preserve"> </w:t>
      </w:r>
      <w:r w:rsidR="00545CEF" w:rsidRPr="00545CEF">
        <w:t>(Java)</w:t>
      </w:r>
    </w:p>
    <w:p w14:paraId="17CCA8D3" w14:textId="77D3EE92" w:rsidR="00E129B2" w:rsidRDefault="00545CEF" w:rsidP="003A700F">
      <w:r>
        <w:t xml:space="preserve">___________________ </w:t>
      </w:r>
    </w:p>
    <w:p w14:paraId="6965B338" w14:textId="71F67AA9" w:rsidR="00545CEF" w:rsidRDefault="00545CEF" w:rsidP="00545CEF">
      <w:r>
        <w:t xml:space="preserve">4- </w:t>
      </w:r>
    </w:p>
    <w:p w14:paraId="1D313F97" w14:textId="094ED56C" w:rsidR="00940FC3" w:rsidRDefault="00940FC3" w:rsidP="00940FC3">
      <w:r w:rsidRPr="00940FC3">
        <w:t xml:space="preserve">platform, java. (2024, June 5). Pattern (java platform SE 8 ). </w:t>
      </w:r>
      <w:hyperlink r:id="rId45" w:history="1">
        <w:r w:rsidR="00E129B2" w:rsidRPr="00940FC3">
          <w:rPr>
            <w:rStyle w:val="Hyperlink"/>
          </w:rPr>
          <w:t>https://docs.oracle.com/javase/8/docs/api/java/util/regex/Pattern.html</w:t>
        </w:r>
      </w:hyperlink>
    </w:p>
    <w:p w14:paraId="24BDDC9B" w14:textId="7AD38ED6" w:rsidR="00E129B2" w:rsidRPr="000F7D19" w:rsidRDefault="00E129B2" w:rsidP="00E129B2">
      <w:r w:rsidRPr="00E129B2">
        <w:t>(platform, 2024)</w:t>
      </w:r>
    </w:p>
    <w:p w14:paraId="5F8313E9" w14:textId="457EB117" w:rsidR="000F7D19" w:rsidRDefault="00E129B2" w:rsidP="00FB25B7">
      <w:r>
        <w:t xml:space="preserve">______________ </w:t>
      </w:r>
    </w:p>
    <w:p w14:paraId="064803FE" w14:textId="58662E3E" w:rsidR="00E129B2" w:rsidRDefault="00E129B2" w:rsidP="00FB25B7">
      <w:r>
        <w:t xml:space="preserve">5- </w:t>
      </w:r>
    </w:p>
    <w:p w14:paraId="66E7455C" w14:textId="2FE99116" w:rsidR="00E129B2" w:rsidRDefault="008A040A" w:rsidP="008A040A">
      <w:r w:rsidRPr="008A040A">
        <w:t xml:space="preserve">java. (2024, June 5). </w:t>
      </w:r>
      <w:r w:rsidRPr="008A040A">
        <w:rPr>
          <w:i/>
          <w:iCs/>
        </w:rPr>
        <w:t>Class Matcher</w:t>
      </w:r>
      <w:r w:rsidRPr="008A040A">
        <w:t xml:space="preserve">. Matcher (Java Platform SE 8 ). </w:t>
      </w:r>
      <w:hyperlink r:id="rId46" w:history="1">
        <w:r w:rsidRPr="008A040A">
          <w:rPr>
            <w:rStyle w:val="Hyperlink"/>
          </w:rPr>
          <w:t>https://docs.oracle.com/javase/8/docs/api/java/util/regex/Matcher.html</w:t>
        </w:r>
      </w:hyperlink>
      <w:r>
        <w:t xml:space="preserve"> </w:t>
      </w:r>
    </w:p>
    <w:p w14:paraId="232CB6D2" w14:textId="50370827" w:rsidR="008A040A" w:rsidRDefault="00186533" w:rsidP="00186533">
      <w:pPr>
        <w:pBdr>
          <w:bottom w:val="single" w:sz="12" w:space="1" w:color="auto"/>
        </w:pBdr>
      </w:pPr>
      <w:r w:rsidRPr="00186533">
        <w:t>(2024)</w:t>
      </w:r>
    </w:p>
    <w:p w14:paraId="43C6290A" w14:textId="77777777" w:rsidR="006C7DA3" w:rsidRDefault="006C7DA3" w:rsidP="00186533">
      <w:pPr>
        <w:pBdr>
          <w:bottom w:val="single" w:sz="12" w:space="1" w:color="auto"/>
        </w:pBdr>
      </w:pPr>
    </w:p>
    <w:p w14:paraId="09274CE4" w14:textId="77777777" w:rsidR="006C7DA3" w:rsidRDefault="006C7DA3" w:rsidP="006C7DA3"/>
    <w:p w14:paraId="7A6AB499" w14:textId="77777777" w:rsidR="00D72A67" w:rsidRPr="00B74A19" w:rsidRDefault="00D72A67" w:rsidP="00D72A67"/>
    <w:p w14:paraId="306C0582" w14:textId="721F9DDE" w:rsidR="26DA4064" w:rsidRDefault="26DA4064"/>
    <w:p w14:paraId="1A0A8AFE" w14:textId="216F683C" w:rsidR="26DA4064" w:rsidRDefault="26DA4064"/>
    <w:p w14:paraId="251804BE" w14:textId="0602220E" w:rsidR="26DA4064" w:rsidRDefault="26DA4064"/>
    <w:p w14:paraId="148E87B6" w14:textId="0252B9E6" w:rsidR="26DA4064" w:rsidRDefault="26DA4064"/>
    <w:p w14:paraId="4C592876" w14:textId="47429BA7" w:rsidR="26DA4064" w:rsidRDefault="26DA4064"/>
    <w:p w14:paraId="07C4E19F" w14:textId="00B89991" w:rsidR="26DA4064" w:rsidRDefault="26DA4064"/>
    <w:p w14:paraId="4A154AEF" w14:textId="555563D2" w:rsidR="00DB178A" w:rsidRDefault="00DB178A" w:rsidP="002E3C06"/>
    <w:sectPr w:rsidR="00DB178A">
      <w:headerReference w:type="default" r:id="rId47"/>
      <w:footerReference w:type="default" r:id="rId4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12D22" w14:textId="77777777" w:rsidR="00646100" w:rsidRDefault="00646100" w:rsidP="00756078">
      <w:pPr>
        <w:spacing w:after="0" w:line="240" w:lineRule="auto"/>
      </w:pPr>
      <w:r>
        <w:separator/>
      </w:r>
    </w:p>
  </w:endnote>
  <w:endnote w:type="continuationSeparator" w:id="0">
    <w:p w14:paraId="378B2711" w14:textId="77777777" w:rsidR="00646100" w:rsidRDefault="00646100" w:rsidP="00756078">
      <w:pPr>
        <w:spacing w:after="0" w:line="240" w:lineRule="auto"/>
      </w:pPr>
      <w:r>
        <w:continuationSeparator/>
      </w:r>
    </w:p>
  </w:endnote>
  <w:endnote w:type="continuationNotice" w:id="1">
    <w:p w14:paraId="29B9596B" w14:textId="77777777" w:rsidR="00646100" w:rsidRDefault="006461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E96BEA5" w14:paraId="213E133B" w14:textId="77777777" w:rsidTr="7E96BEA5">
      <w:trPr>
        <w:trHeight w:val="300"/>
      </w:trPr>
      <w:tc>
        <w:tcPr>
          <w:tcW w:w="3120" w:type="dxa"/>
        </w:tcPr>
        <w:p w14:paraId="29EAD51D" w14:textId="2C945049" w:rsidR="7E96BEA5" w:rsidRDefault="7E96BEA5" w:rsidP="7E96BEA5">
          <w:pPr>
            <w:pStyle w:val="Header"/>
            <w:ind w:left="-115"/>
          </w:pPr>
        </w:p>
      </w:tc>
      <w:tc>
        <w:tcPr>
          <w:tcW w:w="3120" w:type="dxa"/>
        </w:tcPr>
        <w:p w14:paraId="61931BF2" w14:textId="50C8190A" w:rsidR="7E96BEA5" w:rsidRDefault="7E96BEA5" w:rsidP="7E96BEA5">
          <w:pPr>
            <w:pStyle w:val="Header"/>
            <w:jc w:val="center"/>
          </w:pPr>
        </w:p>
      </w:tc>
      <w:tc>
        <w:tcPr>
          <w:tcW w:w="3120" w:type="dxa"/>
        </w:tcPr>
        <w:p w14:paraId="474F6CB9" w14:textId="55BA40B2" w:rsidR="7E96BEA5" w:rsidRDefault="7E96BEA5" w:rsidP="7E96BEA5">
          <w:pPr>
            <w:pStyle w:val="Header"/>
            <w:ind w:right="-115"/>
            <w:jc w:val="right"/>
          </w:pPr>
        </w:p>
      </w:tc>
    </w:tr>
  </w:tbl>
  <w:p w14:paraId="33A370A5" w14:textId="4376F989" w:rsidR="00756078" w:rsidRDefault="00756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50DC4" w14:textId="77777777" w:rsidR="00646100" w:rsidRDefault="00646100" w:rsidP="00756078">
      <w:pPr>
        <w:spacing w:after="0" w:line="240" w:lineRule="auto"/>
      </w:pPr>
      <w:r>
        <w:separator/>
      </w:r>
    </w:p>
  </w:footnote>
  <w:footnote w:type="continuationSeparator" w:id="0">
    <w:p w14:paraId="3719B4DF" w14:textId="77777777" w:rsidR="00646100" w:rsidRDefault="00646100" w:rsidP="00756078">
      <w:pPr>
        <w:spacing w:after="0" w:line="240" w:lineRule="auto"/>
      </w:pPr>
      <w:r>
        <w:continuationSeparator/>
      </w:r>
    </w:p>
  </w:footnote>
  <w:footnote w:type="continuationNotice" w:id="1">
    <w:p w14:paraId="5EE7CA3E" w14:textId="77777777" w:rsidR="00646100" w:rsidRDefault="0064610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E96BEA5" w14:paraId="34C2C73D" w14:textId="77777777" w:rsidTr="7E96BEA5">
      <w:trPr>
        <w:trHeight w:val="300"/>
      </w:trPr>
      <w:tc>
        <w:tcPr>
          <w:tcW w:w="3120" w:type="dxa"/>
        </w:tcPr>
        <w:p w14:paraId="56D022E7" w14:textId="0C9D65DE" w:rsidR="7E96BEA5" w:rsidRDefault="7E96BEA5" w:rsidP="7E96BEA5">
          <w:pPr>
            <w:pStyle w:val="Header"/>
            <w:ind w:left="-115"/>
          </w:pPr>
        </w:p>
      </w:tc>
      <w:tc>
        <w:tcPr>
          <w:tcW w:w="3120" w:type="dxa"/>
        </w:tcPr>
        <w:p w14:paraId="4B07A226" w14:textId="3DE6C347" w:rsidR="7E96BEA5" w:rsidRDefault="7E96BEA5" w:rsidP="7E96BEA5">
          <w:pPr>
            <w:pStyle w:val="Header"/>
            <w:jc w:val="center"/>
          </w:pPr>
        </w:p>
      </w:tc>
      <w:tc>
        <w:tcPr>
          <w:tcW w:w="3120" w:type="dxa"/>
        </w:tcPr>
        <w:p w14:paraId="329F1F9F" w14:textId="4C14F17D" w:rsidR="7E96BEA5" w:rsidRDefault="7E96BEA5" w:rsidP="7E96BEA5">
          <w:pPr>
            <w:pStyle w:val="Header"/>
            <w:ind w:right="-115"/>
            <w:jc w:val="right"/>
          </w:pPr>
        </w:p>
      </w:tc>
    </w:tr>
  </w:tbl>
  <w:p w14:paraId="0F27A53A" w14:textId="3A4281D5" w:rsidR="00756078" w:rsidRDefault="00756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900D1"/>
    <w:multiLevelType w:val="multilevel"/>
    <w:tmpl w:val="1D021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175F0"/>
    <w:multiLevelType w:val="multilevel"/>
    <w:tmpl w:val="9394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5DD"/>
    <w:multiLevelType w:val="hybridMultilevel"/>
    <w:tmpl w:val="F87E8C62"/>
    <w:lvl w:ilvl="0" w:tplc="32A67988">
      <w:start w:val="4"/>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9C7F79"/>
    <w:multiLevelType w:val="hybridMultilevel"/>
    <w:tmpl w:val="FFFFFFFF"/>
    <w:lvl w:ilvl="0" w:tplc="043CAE0A">
      <w:start w:val="1"/>
      <w:numFmt w:val="bullet"/>
      <w:lvlText w:val="o"/>
      <w:lvlJc w:val="left"/>
      <w:pPr>
        <w:ind w:left="720" w:hanging="360"/>
      </w:pPr>
      <w:rPr>
        <w:rFonts w:ascii="Courier New" w:hAnsi="Courier New" w:hint="default"/>
      </w:rPr>
    </w:lvl>
    <w:lvl w:ilvl="1" w:tplc="62F84106">
      <w:start w:val="1"/>
      <w:numFmt w:val="bullet"/>
      <w:lvlText w:val="o"/>
      <w:lvlJc w:val="left"/>
      <w:pPr>
        <w:ind w:left="1440" w:hanging="360"/>
      </w:pPr>
      <w:rPr>
        <w:rFonts w:ascii="Courier New" w:hAnsi="Courier New" w:hint="default"/>
      </w:rPr>
    </w:lvl>
    <w:lvl w:ilvl="2" w:tplc="F06C0852">
      <w:start w:val="1"/>
      <w:numFmt w:val="bullet"/>
      <w:lvlText w:val=""/>
      <w:lvlJc w:val="left"/>
      <w:pPr>
        <w:ind w:left="2160" w:hanging="360"/>
      </w:pPr>
      <w:rPr>
        <w:rFonts w:ascii="Wingdings" w:hAnsi="Wingdings" w:hint="default"/>
      </w:rPr>
    </w:lvl>
    <w:lvl w:ilvl="3" w:tplc="9418EC8C">
      <w:start w:val="1"/>
      <w:numFmt w:val="bullet"/>
      <w:lvlText w:val=""/>
      <w:lvlJc w:val="left"/>
      <w:pPr>
        <w:ind w:left="2880" w:hanging="360"/>
      </w:pPr>
      <w:rPr>
        <w:rFonts w:ascii="Symbol" w:hAnsi="Symbol" w:hint="default"/>
      </w:rPr>
    </w:lvl>
    <w:lvl w:ilvl="4" w:tplc="462C5CAC">
      <w:start w:val="1"/>
      <w:numFmt w:val="bullet"/>
      <w:lvlText w:val="o"/>
      <w:lvlJc w:val="left"/>
      <w:pPr>
        <w:ind w:left="3600" w:hanging="360"/>
      </w:pPr>
      <w:rPr>
        <w:rFonts w:ascii="Courier New" w:hAnsi="Courier New" w:hint="default"/>
      </w:rPr>
    </w:lvl>
    <w:lvl w:ilvl="5" w:tplc="A152335E">
      <w:start w:val="1"/>
      <w:numFmt w:val="bullet"/>
      <w:lvlText w:val=""/>
      <w:lvlJc w:val="left"/>
      <w:pPr>
        <w:ind w:left="4320" w:hanging="360"/>
      </w:pPr>
      <w:rPr>
        <w:rFonts w:ascii="Wingdings" w:hAnsi="Wingdings" w:hint="default"/>
      </w:rPr>
    </w:lvl>
    <w:lvl w:ilvl="6" w:tplc="ECE4B044">
      <w:start w:val="1"/>
      <w:numFmt w:val="bullet"/>
      <w:lvlText w:val=""/>
      <w:lvlJc w:val="left"/>
      <w:pPr>
        <w:ind w:left="5040" w:hanging="360"/>
      </w:pPr>
      <w:rPr>
        <w:rFonts w:ascii="Symbol" w:hAnsi="Symbol" w:hint="default"/>
      </w:rPr>
    </w:lvl>
    <w:lvl w:ilvl="7" w:tplc="C68EE2DC">
      <w:start w:val="1"/>
      <w:numFmt w:val="bullet"/>
      <w:lvlText w:val="o"/>
      <w:lvlJc w:val="left"/>
      <w:pPr>
        <w:ind w:left="5760" w:hanging="360"/>
      </w:pPr>
      <w:rPr>
        <w:rFonts w:ascii="Courier New" w:hAnsi="Courier New" w:hint="default"/>
      </w:rPr>
    </w:lvl>
    <w:lvl w:ilvl="8" w:tplc="D1B81A44">
      <w:start w:val="1"/>
      <w:numFmt w:val="bullet"/>
      <w:lvlText w:val=""/>
      <w:lvlJc w:val="left"/>
      <w:pPr>
        <w:ind w:left="6480" w:hanging="360"/>
      </w:pPr>
      <w:rPr>
        <w:rFonts w:ascii="Wingdings" w:hAnsi="Wingdings" w:hint="default"/>
      </w:rPr>
    </w:lvl>
  </w:abstractNum>
  <w:abstractNum w:abstractNumId="4" w15:restartNumberingAfterBreak="0">
    <w:nsid w:val="06AB0CA1"/>
    <w:multiLevelType w:val="multilevel"/>
    <w:tmpl w:val="7786D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B4A89"/>
    <w:multiLevelType w:val="hybridMultilevel"/>
    <w:tmpl w:val="FFFFFFFF"/>
    <w:lvl w:ilvl="0" w:tplc="F294A534">
      <w:start w:val="1"/>
      <w:numFmt w:val="bullet"/>
      <w:lvlText w:val="o"/>
      <w:lvlJc w:val="left"/>
      <w:pPr>
        <w:ind w:left="720" w:hanging="360"/>
      </w:pPr>
      <w:rPr>
        <w:rFonts w:ascii="Courier New" w:hAnsi="Courier New" w:hint="default"/>
      </w:rPr>
    </w:lvl>
    <w:lvl w:ilvl="1" w:tplc="6E7893F6">
      <w:start w:val="1"/>
      <w:numFmt w:val="bullet"/>
      <w:lvlText w:val="o"/>
      <w:lvlJc w:val="left"/>
      <w:pPr>
        <w:ind w:left="1440" w:hanging="360"/>
      </w:pPr>
      <w:rPr>
        <w:rFonts w:ascii="Courier New" w:hAnsi="Courier New" w:hint="default"/>
      </w:rPr>
    </w:lvl>
    <w:lvl w:ilvl="2" w:tplc="BF0CA6D2">
      <w:start w:val="1"/>
      <w:numFmt w:val="bullet"/>
      <w:lvlText w:val=""/>
      <w:lvlJc w:val="left"/>
      <w:pPr>
        <w:ind w:left="2160" w:hanging="360"/>
      </w:pPr>
      <w:rPr>
        <w:rFonts w:ascii="Wingdings" w:hAnsi="Wingdings" w:hint="default"/>
      </w:rPr>
    </w:lvl>
    <w:lvl w:ilvl="3" w:tplc="5136D9A0">
      <w:start w:val="1"/>
      <w:numFmt w:val="bullet"/>
      <w:lvlText w:val=""/>
      <w:lvlJc w:val="left"/>
      <w:pPr>
        <w:ind w:left="2880" w:hanging="360"/>
      </w:pPr>
      <w:rPr>
        <w:rFonts w:ascii="Symbol" w:hAnsi="Symbol" w:hint="default"/>
      </w:rPr>
    </w:lvl>
    <w:lvl w:ilvl="4" w:tplc="67EAD6F4">
      <w:start w:val="1"/>
      <w:numFmt w:val="bullet"/>
      <w:lvlText w:val="o"/>
      <w:lvlJc w:val="left"/>
      <w:pPr>
        <w:ind w:left="3600" w:hanging="360"/>
      </w:pPr>
      <w:rPr>
        <w:rFonts w:ascii="Courier New" w:hAnsi="Courier New" w:hint="default"/>
      </w:rPr>
    </w:lvl>
    <w:lvl w:ilvl="5" w:tplc="E5824D20">
      <w:start w:val="1"/>
      <w:numFmt w:val="bullet"/>
      <w:lvlText w:val=""/>
      <w:lvlJc w:val="left"/>
      <w:pPr>
        <w:ind w:left="4320" w:hanging="360"/>
      </w:pPr>
      <w:rPr>
        <w:rFonts w:ascii="Wingdings" w:hAnsi="Wingdings" w:hint="default"/>
      </w:rPr>
    </w:lvl>
    <w:lvl w:ilvl="6" w:tplc="19FA12CA">
      <w:start w:val="1"/>
      <w:numFmt w:val="bullet"/>
      <w:lvlText w:val=""/>
      <w:lvlJc w:val="left"/>
      <w:pPr>
        <w:ind w:left="5040" w:hanging="360"/>
      </w:pPr>
      <w:rPr>
        <w:rFonts w:ascii="Symbol" w:hAnsi="Symbol" w:hint="default"/>
      </w:rPr>
    </w:lvl>
    <w:lvl w:ilvl="7" w:tplc="43CEBD20">
      <w:start w:val="1"/>
      <w:numFmt w:val="bullet"/>
      <w:lvlText w:val="o"/>
      <w:lvlJc w:val="left"/>
      <w:pPr>
        <w:ind w:left="5760" w:hanging="360"/>
      </w:pPr>
      <w:rPr>
        <w:rFonts w:ascii="Courier New" w:hAnsi="Courier New" w:hint="default"/>
      </w:rPr>
    </w:lvl>
    <w:lvl w:ilvl="8" w:tplc="0C4C08DC">
      <w:start w:val="1"/>
      <w:numFmt w:val="bullet"/>
      <w:lvlText w:val=""/>
      <w:lvlJc w:val="left"/>
      <w:pPr>
        <w:ind w:left="6480" w:hanging="360"/>
      </w:pPr>
      <w:rPr>
        <w:rFonts w:ascii="Wingdings" w:hAnsi="Wingdings" w:hint="default"/>
      </w:rPr>
    </w:lvl>
  </w:abstractNum>
  <w:abstractNum w:abstractNumId="6" w15:restartNumberingAfterBreak="0">
    <w:nsid w:val="080E250E"/>
    <w:multiLevelType w:val="hybridMultilevel"/>
    <w:tmpl w:val="34FAB2B4"/>
    <w:lvl w:ilvl="0" w:tplc="DCC04696">
      <w:start w:val="1"/>
      <w:numFmt w:val="decimal"/>
      <w:lvlText w:val="%1-"/>
      <w:lvlJc w:val="left"/>
      <w:pPr>
        <w:ind w:left="720" w:hanging="360"/>
      </w:pPr>
      <w:rPr>
        <w:rFonts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B41722D"/>
    <w:multiLevelType w:val="multilevel"/>
    <w:tmpl w:val="0F1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E590E"/>
    <w:multiLevelType w:val="multilevel"/>
    <w:tmpl w:val="58842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84385"/>
    <w:multiLevelType w:val="multilevel"/>
    <w:tmpl w:val="F570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14C1B"/>
    <w:multiLevelType w:val="multilevel"/>
    <w:tmpl w:val="E7A0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B8D7C"/>
    <w:multiLevelType w:val="hybridMultilevel"/>
    <w:tmpl w:val="FFFFFFFF"/>
    <w:lvl w:ilvl="0" w:tplc="6268A2DC">
      <w:start w:val="1"/>
      <w:numFmt w:val="bullet"/>
      <w:lvlText w:val="o"/>
      <w:lvlJc w:val="left"/>
      <w:pPr>
        <w:ind w:left="720" w:hanging="360"/>
      </w:pPr>
      <w:rPr>
        <w:rFonts w:ascii="Courier New" w:hAnsi="Courier New" w:hint="default"/>
      </w:rPr>
    </w:lvl>
    <w:lvl w:ilvl="1" w:tplc="4B5EAE1C">
      <w:start w:val="1"/>
      <w:numFmt w:val="bullet"/>
      <w:lvlText w:val="o"/>
      <w:lvlJc w:val="left"/>
      <w:pPr>
        <w:ind w:left="1440" w:hanging="360"/>
      </w:pPr>
      <w:rPr>
        <w:rFonts w:ascii="Courier New" w:hAnsi="Courier New" w:hint="default"/>
      </w:rPr>
    </w:lvl>
    <w:lvl w:ilvl="2" w:tplc="F47E4498">
      <w:start w:val="1"/>
      <w:numFmt w:val="bullet"/>
      <w:lvlText w:val=""/>
      <w:lvlJc w:val="left"/>
      <w:pPr>
        <w:ind w:left="2160" w:hanging="360"/>
      </w:pPr>
      <w:rPr>
        <w:rFonts w:ascii="Wingdings" w:hAnsi="Wingdings" w:hint="default"/>
      </w:rPr>
    </w:lvl>
    <w:lvl w:ilvl="3" w:tplc="DDA8F4D4">
      <w:start w:val="1"/>
      <w:numFmt w:val="bullet"/>
      <w:lvlText w:val=""/>
      <w:lvlJc w:val="left"/>
      <w:pPr>
        <w:ind w:left="2880" w:hanging="360"/>
      </w:pPr>
      <w:rPr>
        <w:rFonts w:ascii="Symbol" w:hAnsi="Symbol" w:hint="default"/>
      </w:rPr>
    </w:lvl>
    <w:lvl w:ilvl="4" w:tplc="21D8C440">
      <w:start w:val="1"/>
      <w:numFmt w:val="bullet"/>
      <w:lvlText w:val="o"/>
      <w:lvlJc w:val="left"/>
      <w:pPr>
        <w:ind w:left="3600" w:hanging="360"/>
      </w:pPr>
      <w:rPr>
        <w:rFonts w:ascii="Courier New" w:hAnsi="Courier New" w:hint="default"/>
      </w:rPr>
    </w:lvl>
    <w:lvl w:ilvl="5" w:tplc="45E49B4E">
      <w:start w:val="1"/>
      <w:numFmt w:val="bullet"/>
      <w:lvlText w:val=""/>
      <w:lvlJc w:val="left"/>
      <w:pPr>
        <w:ind w:left="4320" w:hanging="360"/>
      </w:pPr>
      <w:rPr>
        <w:rFonts w:ascii="Wingdings" w:hAnsi="Wingdings" w:hint="default"/>
      </w:rPr>
    </w:lvl>
    <w:lvl w:ilvl="6" w:tplc="8DAA5C76">
      <w:start w:val="1"/>
      <w:numFmt w:val="bullet"/>
      <w:lvlText w:val=""/>
      <w:lvlJc w:val="left"/>
      <w:pPr>
        <w:ind w:left="5040" w:hanging="360"/>
      </w:pPr>
      <w:rPr>
        <w:rFonts w:ascii="Symbol" w:hAnsi="Symbol" w:hint="default"/>
      </w:rPr>
    </w:lvl>
    <w:lvl w:ilvl="7" w:tplc="885E190C">
      <w:start w:val="1"/>
      <w:numFmt w:val="bullet"/>
      <w:lvlText w:val="o"/>
      <w:lvlJc w:val="left"/>
      <w:pPr>
        <w:ind w:left="5760" w:hanging="360"/>
      </w:pPr>
      <w:rPr>
        <w:rFonts w:ascii="Courier New" w:hAnsi="Courier New" w:hint="default"/>
      </w:rPr>
    </w:lvl>
    <w:lvl w:ilvl="8" w:tplc="39083642">
      <w:start w:val="1"/>
      <w:numFmt w:val="bullet"/>
      <w:lvlText w:val=""/>
      <w:lvlJc w:val="left"/>
      <w:pPr>
        <w:ind w:left="6480" w:hanging="360"/>
      </w:pPr>
      <w:rPr>
        <w:rFonts w:ascii="Wingdings" w:hAnsi="Wingdings" w:hint="default"/>
      </w:rPr>
    </w:lvl>
  </w:abstractNum>
  <w:abstractNum w:abstractNumId="12" w15:restartNumberingAfterBreak="0">
    <w:nsid w:val="15495630"/>
    <w:multiLevelType w:val="multilevel"/>
    <w:tmpl w:val="94B2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EE809"/>
    <w:multiLevelType w:val="hybridMultilevel"/>
    <w:tmpl w:val="FFFFFFFF"/>
    <w:lvl w:ilvl="0" w:tplc="572E12B8">
      <w:start w:val="1"/>
      <w:numFmt w:val="bullet"/>
      <w:lvlText w:val="o"/>
      <w:lvlJc w:val="left"/>
      <w:pPr>
        <w:ind w:left="720" w:hanging="360"/>
      </w:pPr>
      <w:rPr>
        <w:rFonts w:ascii="Courier New" w:hAnsi="Courier New" w:hint="default"/>
      </w:rPr>
    </w:lvl>
    <w:lvl w:ilvl="1" w:tplc="7D8CDC8E">
      <w:start w:val="1"/>
      <w:numFmt w:val="bullet"/>
      <w:lvlText w:val="o"/>
      <w:lvlJc w:val="left"/>
      <w:pPr>
        <w:ind w:left="1440" w:hanging="360"/>
      </w:pPr>
      <w:rPr>
        <w:rFonts w:ascii="Courier New" w:hAnsi="Courier New" w:hint="default"/>
      </w:rPr>
    </w:lvl>
    <w:lvl w:ilvl="2" w:tplc="E7487D46">
      <w:start w:val="1"/>
      <w:numFmt w:val="bullet"/>
      <w:lvlText w:val=""/>
      <w:lvlJc w:val="left"/>
      <w:pPr>
        <w:ind w:left="2160" w:hanging="360"/>
      </w:pPr>
      <w:rPr>
        <w:rFonts w:ascii="Wingdings" w:hAnsi="Wingdings" w:hint="default"/>
      </w:rPr>
    </w:lvl>
    <w:lvl w:ilvl="3" w:tplc="8452E144">
      <w:start w:val="1"/>
      <w:numFmt w:val="bullet"/>
      <w:lvlText w:val=""/>
      <w:lvlJc w:val="left"/>
      <w:pPr>
        <w:ind w:left="2880" w:hanging="360"/>
      </w:pPr>
      <w:rPr>
        <w:rFonts w:ascii="Symbol" w:hAnsi="Symbol" w:hint="default"/>
      </w:rPr>
    </w:lvl>
    <w:lvl w:ilvl="4" w:tplc="AE3EEB7E">
      <w:start w:val="1"/>
      <w:numFmt w:val="bullet"/>
      <w:lvlText w:val="o"/>
      <w:lvlJc w:val="left"/>
      <w:pPr>
        <w:ind w:left="3600" w:hanging="360"/>
      </w:pPr>
      <w:rPr>
        <w:rFonts w:ascii="Courier New" w:hAnsi="Courier New" w:hint="default"/>
      </w:rPr>
    </w:lvl>
    <w:lvl w:ilvl="5" w:tplc="C668412A">
      <w:start w:val="1"/>
      <w:numFmt w:val="bullet"/>
      <w:lvlText w:val=""/>
      <w:lvlJc w:val="left"/>
      <w:pPr>
        <w:ind w:left="4320" w:hanging="360"/>
      </w:pPr>
      <w:rPr>
        <w:rFonts w:ascii="Wingdings" w:hAnsi="Wingdings" w:hint="default"/>
      </w:rPr>
    </w:lvl>
    <w:lvl w:ilvl="6" w:tplc="36523038">
      <w:start w:val="1"/>
      <w:numFmt w:val="bullet"/>
      <w:lvlText w:val=""/>
      <w:lvlJc w:val="left"/>
      <w:pPr>
        <w:ind w:left="5040" w:hanging="360"/>
      </w:pPr>
      <w:rPr>
        <w:rFonts w:ascii="Symbol" w:hAnsi="Symbol" w:hint="default"/>
      </w:rPr>
    </w:lvl>
    <w:lvl w:ilvl="7" w:tplc="3FFC00F8">
      <w:start w:val="1"/>
      <w:numFmt w:val="bullet"/>
      <w:lvlText w:val="o"/>
      <w:lvlJc w:val="left"/>
      <w:pPr>
        <w:ind w:left="5760" w:hanging="360"/>
      </w:pPr>
      <w:rPr>
        <w:rFonts w:ascii="Courier New" w:hAnsi="Courier New" w:hint="default"/>
      </w:rPr>
    </w:lvl>
    <w:lvl w:ilvl="8" w:tplc="80CA3348">
      <w:start w:val="1"/>
      <w:numFmt w:val="bullet"/>
      <w:lvlText w:val=""/>
      <w:lvlJc w:val="left"/>
      <w:pPr>
        <w:ind w:left="6480" w:hanging="360"/>
      </w:pPr>
      <w:rPr>
        <w:rFonts w:ascii="Wingdings" w:hAnsi="Wingdings" w:hint="default"/>
      </w:rPr>
    </w:lvl>
  </w:abstractNum>
  <w:abstractNum w:abstractNumId="14" w15:restartNumberingAfterBreak="0">
    <w:nsid w:val="16B5CD92"/>
    <w:multiLevelType w:val="hybridMultilevel"/>
    <w:tmpl w:val="FFFFFFFF"/>
    <w:lvl w:ilvl="0" w:tplc="6506188C">
      <w:start w:val="1"/>
      <w:numFmt w:val="bullet"/>
      <w:lvlText w:val="o"/>
      <w:lvlJc w:val="left"/>
      <w:pPr>
        <w:ind w:left="720" w:hanging="360"/>
      </w:pPr>
      <w:rPr>
        <w:rFonts w:ascii="Courier New" w:hAnsi="Courier New" w:hint="default"/>
      </w:rPr>
    </w:lvl>
    <w:lvl w:ilvl="1" w:tplc="FEB61944">
      <w:start w:val="1"/>
      <w:numFmt w:val="bullet"/>
      <w:lvlText w:val="o"/>
      <w:lvlJc w:val="left"/>
      <w:pPr>
        <w:ind w:left="1440" w:hanging="360"/>
      </w:pPr>
      <w:rPr>
        <w:rFonts w:ascii="Courier New" w:hAnsi="Courier New" w:hint="default"/>
      </w:rPr>
    </w:lvl>
    <w:lvl w:ilvl="2" w:tplc="9752A418">
      <w:start w:val="1"/>
      <w:numFmt w:val="bullet"/>
      <w:lvlText w:val=""/>
      <w:lvlJc w:val="left"/>
      <w:pPr>
        <w:ind w:left="2160" w:hanging="360"/>
      </w:pPr>
      <w:rPr>
        <w:rFonts w:ascii="Wingdings" w:hAnsi="Wingdings" w:hint="default"/>
      </w:rPr>
    </w:lvl>
    <w:lvl w:ilvl="3" w:tplc="D6B21810">
      <w:start w:val="1"/>
      <w:numFmt w:val="bullet"/>
      <w:lvlText w:val=""/>
      <w:lvlJc w:val="left"/>
      <w:pPr>
        <w:ind w:left="2880" w:hanging="360"/>
      </w:pPr>
      <w:rPr>
        <w:rFonts w:ascii="Symbol" w:hAnsi="Symbol" w:hint="default"/>
      </w:rPr>
    </w:lvl>
    <w:lvl w:ilvl="4" w:tplc="648844EC">
      <w:start w:val="1"/>
      <w:numFmt w:val="bullet"/>
      <w:lvlText w:val="o"/>
      <w:lvlJc w:val="left"/>
      <w:pPr>
        <w:ind w:left="3600" w:hanging="360"/>
      </w:pPr>
      <w:rPr>
        <w:rFonts w:ascii="Courier New" w:hAnsi="Courier New" w:hint="default"/>
      </w:rPr>
    </w:lvl>
    <w:lvl w:ilvl="5" w:tplc="673E1320">
      <w:start w:val="1"/>
      <w:numFmt w:val="bullet"/>
      <w:lvlText w:val=""/>
      <w:lvlJc w:val="left"/>
      <w:pPr>
        <w:ind w:left="4320" w:hanging="360"/>
      </w:pPr>
      <w:rPr>
        <w:rFonts w:ascii="Wingdings" w:hAnsi="Wingdings" w:hint="default"/>
      </w:rPr>
    </w:lvl>
    <w:lvl w:ilvl="6" w:tplc="336053DA">
      <w:start w:val="1"/>
      <w:numFmt w:val="bullet"/>
      <w:lvlText w:val=""/>
      <w:lvlJc w:val="left"/>
      <w:pPr>
        <w:ind w:left="5040" w:hanging="360"/>
      </w:pPr>
      <w:rPr>
        <w:rFonts w:ascii="Symbol" w:hAnsi="Symbol" w:hint="default"/>
      </w:rPr>
    </w:lvl>
    <w:lvl w:ilvl="7" w:tplc="59A81BC2">
      <w:start w:val="1"/>
      <w:numFmt w:val="bullet"/>
      <w:lvlText w:val="o"/>
      <w:lvlJc w:val="left"/>
      <w:pPr>
        <w:ind w:left="5760" w:hanging="360"/>
      </w:pPr>
      <w:rPr>
        <w:rFonts w:ascii="Courier New" w:hAnsi="Courier New" w:hint="default"/>
      </w:rPr>
    </w:lvl>
    <w:lvl w:ilvl="8" w:tplc="6C76559A">
      <w:start w:val="1"/>
      <w:numFmt w:val="bullet"/>
      <w:lvlText w:val=""/>
      <w:lvlJc w:val="left"/>
      <w:pPr>
        <w:ind w:left="6480" w:hanging="360"/>
      </w:pPr>
      <w:rPr>
        <w:rFonts w:ascii="Wingdings" w:hAnsi="Wingdings" w:hint="default"/>
      </w:rPr>
    </w:lvl>
  </w:abstractNum>
  <w:abstractNum w:abstractNumId="15" w15:restartNumberingAfterBreak="0">
    <w:nsid w:val="194A22C4"/>
    <w:multiLevelType w:val="hybridMultilevel"/>
    <w:tmpl w:val="FFFFFFFF"/>
    <w:lvl w:ilvl="0" w:tplc="66F2E99A">
      <w:start w:val="1"/>
      <w:numFmt w:val="bullet"/>
      <w:lvlText w:val="o"/>
      <w:lvlJc w:val="left"/>
      <w:pPr>
        <w:ind w:left="720" w:hanging="360"/>
      </w:pPr>
      <w:rPr>
        <w:rFonts w:ascii="Courier New" w:hAnsi="Courier New" w:hint="default"/>
      </w:rPr>
    </w:lvl>
    <w:lvl w:ilvl="1" w:tplc="54E67B3A">
      <w:start w:val="1"/>
      <w:numFmt w:val="bullet"/>
      <w:lvlText w:val="o"/>
      <w:lvlJc w:val="left"/>
      <w:pPr>
        <w:ind w:left="1440" w:hanging="360"/>
      </w:pPr>
      <w:rPr>
        <w:rFonts w:ascii="Courier New" w:hAnsi="Courier New" w:hint="default"/>
      </w:rPr>
    </w:lvl>
    <w:lvl w:ilvl="2" w:tplc="EA22B25A">
      <w:start w:val="1"/>
      <w:numFmt w:val="bullet"/>
      <w:lvlText w:val=""/>
      <w:lvlJc w:val="left"/>
      <w:pPr>
        <w:ind w:left="2160" w:hanging="360"/>
      </w:pPr>
      <w:rPr>
        <w:rFonts w:ascii="Wingdings" w:hAnsi="Wingdings" w:hint="default"/>
      </w:rPr>
    </w:lvl>
    <w:lvl w:ilvl="3" w:tplc="AA9245CA">
      <w:start w:val="1"/>
      <w:numFmt w:val="bullet"/>
      <w:lvlText w:val=""/>
      <w:lvlJc w:val="left"/>
      <w:pPr>
        <w:ind w:left="2880" w:hanging="360"/>
      </w:pPr>
      <w:rPr>
        <w:rFonts w:ascii="Symbol" w:hAnsi="Symbol" w:hint="default"/>
      </w:rPr>
    </w:lvl>
    <w:lvl w:ilvl="4" w:tplc="AA0AF6C6">
      <w:start w:val="1"/>
      <w:numFmt w:val="bullet"/>
      <w:lvlText w:val="o"/>
      <w:lvlJc w:val="left"/>
      <w:pPr>
        <w:ind w:left="3600" w:hanging="360"/>
      </w:pPr>
      <w:rPr>
        <w:rFonts w:ascii="Courier New" w:hAnsi="Courier New" w:hint="default"/>
      </w:rPr>
    </w:lvl>
    <w:lvl w:ilvl="5" w:tplc="B810DD9C">
      <w:start w:val="1"/>
      <w:numFmt w:val="bullet"/>
      <w:lvlText w:val=""/>
      <w:lvlJc w:val="left"/>
      <w:pPr>
        <w:ind w:left="4320" w:hanging="360"/>
      </w:pPr>
      <w:rPr>
        <w:rFonts w:ascii="Wingdings" w:hAnsi="Wingdings" w:hint="default"/>
      </w:rPr>
    </w:lvl>
    <w:lvl w:ilvl="6" w:tplc="2FD2DA0C">
      <w:start w:val="1"/>
      <w:numFmt w:val="bullet"/>
      <w:lvlText w:val=""/>
      <w:lvlJc w:val="left"/>
      <w:pPr>
        <w:ind w:left="5040" w:hanging="360"/>
      </w:pPr>
      <w:rPr>
        <w:rFonts w:ascii="Symbol" w:hAnsi="Symbol" w:hint="default"/>
      </w:rPr>
    </w:lvl>
    <w:lvl w:ilvl="7" w:tplc="B1F0F11C">
      <w:start w:val="1"/>
      <w:numFmt w:val="bullet"/>
      <w:lvlText w:val="o"/>
      <w:lvlJc w:val="left"/>
      <w:pPr>
        <w:ind w:left="5760" w:hanging="360"/>
      </w:pPr>
      <w:rPr>
        <w:rFonts w:ascii="Courier New" w:hAnsi="Courier New" w:hint="default"/>
      </w:rPr>
    </w:lvl>
    <w:lvl w:ilvl="8" w:tplc="5D32D296">
      <w:start w:val="1"/>
      <w:numFmt w:val="bullet"/>
      <w:lvlText w:val=""/>
      <w:lvlJc w:val="left"/>
      <w:pPr>
        <w:ind w:left="6480" w:hanging="360"/>
      </w:pPr>
      <w:rPr>
        <w:rFonts w:ascii="Wingdings" w:hAnsi="Wingdings" w:hint="default"/>
      </w:rPr>
    </w:lvl>
  </w:abstractNum>
  <w:abstractNum w:abstractNumId="16" w15:restartNumberingAfterBreak="0">
    <w:nsid w:val="1BA2479C"/>
    <w:multiLevelType w:val="multilevel"/>
    <w:tmpl w:val="FB8A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150D2"/>
    <w:multiLevelType w:val="multilevel"/>
    <w:tmpl w:val="7E621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01A99"/>
    <w:multiLevelType w:val="hybridMultilevel"/>
    <w:tmpl w:val="FFFFFFFF"/>
    <w:lvl w:ilvl="0" w:tplc="513836E6">
      <w:start w:val="1"/>
      <w:numFmt w:val="bullet"/>
      <w:lvlText w:val="o"/>
      <w:lvlJc w:val="left"/>
      <w:pPr>
        <w:ind w:left="720" w:hanging="360"/>
      </w:pPr>
      <w:rPr>
        <w:rFonts w:ascii="Courier New" w:hAnsi="Courier New" w:hint="default"/>
      </w:rPr>
    </w:lvl>
    <w:lvl w:ilvl="1" w:tplc="A4A01DAA">
      <w:start w:val="1"/>
      <w:numFmt w:val="bullet"/>
      <w:lvlText w:val="o"/>
      <w:lvlJc w:val="left"/>
      <w:pPr>
        <w:ind w:left="1440" w:hanging="360"/>
      </w:pPr>
      <w:rPr>
        <w:rFonts w:ascii="Courier New" w:hAnsi="Courier New" w:hint="default"/>
      </w:rPr>
    </w:lvl>
    <w:lvl w:ilvl="2" w:tplc="79647198">
      <w:start w:val="1"/>
      <w:numFmt w:val="bullet"/>
      <w:lvlText w:val=""/>
      <w:lvlJc w:val="left"/>
      <w:pPr>
        <w:ind w:left="2160" w:hanging="360"/>
      </w:pPr>
      <w:rPr>
        <w:rFonts w:ascii="Wingdings" w:hAnsi="Wingdings" w:hint="default"/>
      </w:rPr>
    </w:lvl>
    <w:lvl w:ilvl="3" w:tplc="4B627362">
      <w:start w:val="1"/>
      <w:numFmt w:val="bullet"/>
      <w:lvlText w:val=""/>
      <w:lvlJc w:val="left"/>
      <w:pPr>
        <w:ind w:left="2880" w:hanging="360"/>
      </w:pPr>
      <w:rPr>
        <w:rFonts w:ascii="Symbol" w:hAnsi="Symbol" w:hint="default"/>
      </w:rPr>
    </w:lvl>
    <w:lvl w:ilvl="4" w:tplc="034E3084">
      <w:start w:val="1"/>
      <w:numFmt w:val="bullet"/>
      <w:lvlText w:val="o"/>
      <w:lvlJc w:val="left"/>
      <w:pPr>
        <w:ind w:left="3600" w:hanging="360"/>
      </w:pPr>
      <w:rPr>
        <w:rFonts w:ascii="Courier New" w:hAnsi="Courier New" w:hint="default"/>
      </w:rPr>
    </w:lvl>
    <w:lvl w:ilvl="5" w:tplc="B5728EE2">
      <w:start w:val="1"/>
      <w:numFmt w:val="bullet"/>
      <w:lvlText w:val=""/>
      <w:lvlJc w:val="left"/>
      <w:pPr>
        <w:ind w:left="4320" w:hanging="360"/>
      </w:pPr>
      <w:rPr>
        <w:rFonts w:ascii="Wingdings" w:hAnsi="Wingdings" w:hint="default"/>
      </w:rPr>
    </w:lvl>
    <w:lvl w:ilvl="6" w:tplc="19D0AEBC">
      <w:start w:val="1"/>
      <w:numFmt w:val="bullet"/>
      <w:lvlText w:val=""/>
      <w:lvlJc w:val="left"/>
      <w:pPr>
        <w:ind w:left="5040" w:hanging="360"/>
      </w:pPr>
      <w:rPr>
        <w:rFonts w:ascii="Symbol" w:hAnsi="Symbol" w:hint="default"/>
      </w:rPr>
    </w:lvl>
    <w:lvl w:ilvl="7" w:tplc="DE006864">
      <w:start w:val="1"/>
      <w:numFmt w:val="bullet"/>
      <w:lvlText w:val="o"/>
      <w:lvlJc w:val="left"/>
      <w:pPr>
        <w:ind w:left="5760" w:hanging="360"/>
      </w:pPr>
      <w:rPr>
        <w:rFonts w:ascii="Courier New" w:hAnsi="Courier New" w:hint="default"/>
      </w:rPr>
    </w:lvl>
    <w:lvl w:ilvl="8" w:tplc="1C2AB95A">
      <w:start w:val="1"/>
      <w:numFmt w:val="bullet"/>
      <w:lvlText w:val=""/>
      <w:lvlJc w:val="left"/>
      <w:pPr>
        <w:ind w:left="6480" w:hanging="360"/>
      </w:pPr>
      <w:rPr>
        <w:rFonts w:ascii="Wingdings" w:hAnsi="Wingdings" w:hint="default"/>
      </w:rPr>
    </w:lvl>
  </w:abstractNum>
  <w:abstractNum w:abstractNumId="19" w15:restartNumberingAfterBreak="0">
    <w:nsid w:val="2575335C"/>
    <w:multiLevelType w:val="multilevel"/>
    <w:tmpl w:val="06B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11F1D"/>
    <w:multiLevelType w:val="multilevel"/>
    <w:tmpl w:val="8C3C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7B231E"/>
    <w:multiLevelType w:val="hybridMultilevel"/>
    <w:tmpl w:val="FFFFFFFF"/>
    <w:lvl w:ilvl="0" w:tplc="14044692">
      <w:start w:val="1"/>
      <w:numFmt w:val="bullet"/>
      <w:lvlText w:val="o"/>
      <w:lvlJc w:val="left"/>
      <w:pPr>
        <w:ind w:left="720" w:hanging="360"/>
      </w:pPr>
      <w:rPr>
        <w:rFonts w:ascii="Courier New" w:hAnsi="Courier New" w:hint="default"/>
      </w:rPr>
    </w:lvl>
    <w:lvl w:ilvl="1" w:tplc="D2B4F5A8">
      <w:start w:val="1"/>
      <w:numFmt w:val="bullet"/>
      <w:lvlText w:val="o"/>
      <w:lvlJc w:val="left"/>
      <w:pPr>
        <w:ind w:left="1440" w:hanging="360"/>
      </w:pPr>
      <w:rPr>
        <w:rFonts w:ascii="Courier New" w:hAnsi="Courier New" w:hint="default"/>
      </w:rPr>
    </w:lvl>
    <w:lvl w:ilvl="2" w:tplc="C5086870">
      <w:start w:val="1"/>
      <w:numFmt w:val="bullet"/>
      <w:lvlText w:val=""/>
      <w:lvlJc w:val="left"/>
      <w:pPr>
        <w:ind w:left="2160" w:hanging="360"/>
      </w:pPr>
      <w:rPr>
        <w:rFonts w:ascii="Wingdings" w:hAnsi="Wingdings" w:hint="default"/>
      </w:rPr>
    </w:lvl>
    <w:lvl w:ilvl="3" w:tplc="EBE44CA8">
      <w:start w:val="1"/>
      <w:numFmt w:val="bullet"/>
      <w:lvlText w:val=""/>
      <w:lvlJc w:val="left"/>
      <w:pPr>
        <w:ind w:left="2880" w:hanging="360"/>
      </w:pPr>
      <w:rPr>
        <w:rFonts w:ascii="Symbol" w:hAnsi="Symbol" w:hint="default"/>
      </w:rPr>
    </w:lvl>
    <w:lvl w:ilvl="4" w:tplc="17B6FA3E">
      <w:start w:val="1"/>
      <w:numFmt w:val="bullet"/>
      <w:lvlText w:val="o"/>
      <w:lvlJc w:val="left"/>
      <w:pPr>
        <w:ind w:left="3600" w:hanging="360"/>
      </w:pPr>
      <w:rPr>
        <w:rFonts w:ascii="Courier New" w:hAnsi="Courier New" w:hint="default"/>
      </w:rPr>
    </w:lvl>
    <w:lvl w:ilvl="5" w:tplc="A686E2B0">
      <w:start w:val="1"/>
      <w:numFmt w:val="bullet"/>
      <w:lvlText w:val=""/>
      <w:lvlJc w:val="left"/>
      <w:pPr>
        <w:ind w:left="4320" w:hanging="360"/>
      </w:pPr>
      <w:rPr>
        <w:rFonts w:ascii="Wingdings" w:hAnsi="Wingdings" w:hint="default"/>
      </w:rPr>
    </w:lvl>
    <w:lvl w:ilvl="6" w:tplc="221AA5F8">
      <w:start w:val="1"/>
      <w:numFmt w:val="bullet"/>
      <w:lvlText w:val=""/>
      <w:lvlJc w:val="left"/>
      <w:pPr>
        <w:ind w:left="5040" w:hanging="360"/>
      </w:pPr>
      <w:rPr>
        <w:rFonts w:ascii="Symbol" w:hAnsi="Symbol" w:hint="default"/>
      </w:rPr>
    </w:lvl>
    <w:lvl w:ilvl="7" w:tplc="A6EC2BE6">
      <w:start w:val="1"/>
      <w:numFmt w:val="bullet"/>
      <w:lvlText w:val="o"/>
      <w:lvlJc w:val="left"/>
      <w:pPr>
        <w:ind w:left="5760" w:hanging="360"/>
      </w:pPr>
      <w:rPr>
        <w:rFonts w:ascii="Courier New" w:hAnsi="Courier New" w:hint="default"/>
      </w:rPr>
    </w:lvl>
    <w:lvl w:ilvl="8" w:tplc="5DEED2E2">
      <w:start w:val="1"/>
      <w:numFmt w:val="bullet"/>
      <w:lvlText w:val=""/>
      <w:lvlJc w:val="left"/>
      <w:pPr>
        <w:ind w:left="6480" w:hanging="360"/>
      </w:pPr>
      <w:rPr>
        <w:rFonts w:ascii="Wingdings" w:hAnsi="Wingdings" w:hint="default"/>
      </w:rPr>
    </w:lvl>
  </w:abstractNum>
  <w:abstractNum w:abstractNumId="22" w15:restartNumberingAfterBreak="0">
    <w:nsid w:val="2D82F3B4"/>
    <w:multiLevelType w:val="hybridMultilevel"/>
    <w:tmpl w:val="8FF40800"/>
    <w:lvl w:ilvl="0" w:tplc="6CF6A920">
      <w:start w:val="1"/>
      <w:numFmt w:val="bullet"/>
      <w:lvlText w:val=""/>
      <w:lvlJc w:val="left"/>
      <w:pPr>
        <w:ind w:left="720" w:hanging="360"/>
      </w:pPr>
      <w:rPr>
        <w:rFonts w:ascii="Symbol" w:hAnsi="Symbol" w:hint="default"/>
      </w:rPr>
    </w:lvl>
    <w:lvl w:ilvl="1" w:tplc="BEE28BEC">
      <w:start w:val="1"/>
      <w:numFmt w:val="bullet"/>
      <w:lvlText w:val="o"/>
      <w:lvlJc w:val="left"/>
      <w:pPr>
        <w:ind w:left="1440" w:hanging="360"/>
      </w:pPr>
      <w:rPr>
        <w:rFonts w:ascii="Courier New" w:hAnsi="Courier New" w:hint="default"/>
      </w:rPr>
    </w:lvl>
    <w:lvl w:ilvl="2" w:tplc="800A6AEE">
      <w:start w:val="1"/>
      <w:numFmt w:val="bullet"/>
      <w:lvlText w:val=""/>
      <w:lvlJc w:val="left"/>
      <w:pPr>
        <w:ind w:left="2160" w:hanging="360"/>
      </w:pPr>
      <w:rPr>
        <w:rFonts w:ascii="Wingdings" w:hAnsi="Wingdings" w:hint="default"/>
      </w:rPr>
    </w:lvl>
    <w:lvl w:ilvl="3" w:tplc="988A66C2">
      <w:start w:val="1"/>
      <w:numFmt w:val="bullet"/>
      <w:lvlText w:val=""/>
      <w:lvlJc w:val="left"/>
      <w:pPr>
        <w:ind w:left="2880" w:hanging="360"/>
      </w:pPr>
      <w:rPr>
        <w:rFonts w:ascii="Symbol" w:hAnsi="Symbol" w:hint="default"/>
      </w:rPr>
    </w:lvl>
    <w:lvl w:ilvl="4" w:tplc="A5F4127E">
      <w:start w:val="1"/>
      <w:numFmt w:val="bullet"/>
      <w:lvlText w:val="o"/>
      <w:lvlJc w:val="left"/>
      <w:pPr>
        <w:ind w:left="3600" w:hanging="360"/>
      </w:pPr>
      <w:rPr>
        <w:rFonts w:ascii="Courier New" w:hAnsi="Courier New" w:hint="default"/>
      </w:rPr>
    </w:lvl>
    <w:lvl w:ilvl="5" w:tplc="B1E66B1A">
      <w:start w:val="1"/>
      <w:numFmt w:val="bullet"/>
      <w:lvlText w:val=""/>
      <w:lvlJc w:val="left"/>
      <w:pPr>
        <w:ind w:left="4320" w:hanging="360"/>
      </w:pPr>
      <w:rPr>
        <w:rFonts w:ascii="Wingdings" w:hAnsi="Wingdings" w:hint="default"/>
      </w:rPr>
    </w:lvl>
    <w:lvl w:ilvl="6" w:tplc="260AAAC4">
      <w:start w:val="1"/>
      <w:numFmt w:val="bullet"/>
      <w:lvlText w:val=""/>
      <w:lvlJc w:val="left"/>
      <w:pPr>
        <w:ind w:left="5040" w:hanging="360"/>
      </w:pPr>
      <w:rPr>
        <w:rFonts w:ascii="Symbol" w:hAnsi="Symbol" w:hint="default"/>
      </w:rPr>
    </w:lvl>
    <w:lvl w:ilvl="7" w:tplc="C05043F2">
      <w:start w:val="1"/>
      <w:numFmt w:val="bullet"/>
      <w:lvlText w:val="o"/>
      <w:lvlJc w:val="left"/>
      <w:pPr>
        <w:ind w:left="5760" w:hanging="360"/>
      </w:pPr>
      <w:rPr>
        <w:rFonts w:ascii="Courier New" w:hAnsi="Courier New" w:hint="default"/>
      </w:rPr>
    </w:lvl>
    <w:lvl w:ilvl="8" w:tplc="0626292A">
      <w:start w:val="1"/>
      <w:numFmt w:val="bullet"/>
      <w:lvlText w:val=""/>
      <w:lvlJc w:val="left"/>
      <w:pPr>
        <w:ind w:left="6480" w:hanging="360"/>
      </w:pPr>
      <w:rPr>
        <w:rFonts w:ascii="Wingdings" w:hAnsi="Wingdings" w:hint="default"/>
      </w:rPr>
    </w:lvl>
  </w:abstractNum>
  <w:abstractNum w:abstractNumId="23" w15:restartNumberingAfterBreak="0">
    <w:nsid w:val="34C17FA1"/>
    <w:multiLevelType w:val="multilevel"/>
    <w:tmpl w:val="4AC49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73058"/>
    <w:multiLevelType w:val="multilevel"/>
    <w:tmpl w:val="A682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B6AA18"/>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6" w15:restartNumberingAfterBreak="0">
    <w:nsid w:val="43DEFE55"/>
    <w:multiLevelType w:val="hybridMultilevel"/>
    <w:tmpl w:val="FFFFFFFF"/>
    <w:lvl w:ilvl="0" w:tplc="00A28226">
      <w:start w:val="1"/>
      <w:numFmt w:val="bullet"/>
      <w:lvlText w:val="o"/>
      <w:lvlJc w:val="left"/>
      <w:pPr>
        <w:ind w:left="720" w:hanging="360"/>
      </w:pPr>
      <w:rPr>
        <w:rFonts w:ascii="Courier New" w:hAnsi="Courier New" w:hint="default"/>
      </w:rPr>
    </w:lvl>
    <w:lvl w:ilvl="1" w:tplc="558AF834">
      <w:start w:val="1"/>
      <w:numFmt w:val="bullet"/>
      <w:lvlText w:val="o"/>
      <w:lvlJc w:val="left"/>
      <w:pPr>
        <w:ind w:left="1440" w:hanging="360"/>
      </w:pPr>
      <w:rPr>
        <w:rFonts w:ascii="Courier New" w:hAnsi="Courier New" w:hint="default"/>
      </w:rPr>
    </w:lvl>
    <w:lvl w:ilvl="2" w:tplc="691CE6CC">
      <w:start w:val="1"/>
      <w:numFmt w:val="bullet"/>
      <w:lvlText w:val=""/>
      <w:lvlJc w:val="left"/>
      <w:pPr>
        <w:ind w:left="2160" w:hanging="360"/>
      </w:pPr>
      <w:rPr>
        <w:rFonts w:ascii="Wingdings" w:hAnsi="Wingdings" w:hint="default"/>
      </w:rPr>
    </w:lvl>
    <w:lvl w:ilvl="3" w:tplc="E758D100">
      <w:start w:val="1"/>
      <w:numFmt w:val="bullet"/>
      <w:lvlText w:val=""/>
      <w:lvlJc w:val="left"/>
      <w:pPr>
        <w:ind w:left="2880" w:hanging="360"/>
      </w:pPr>
      <w:rPr>
        <w:rFonts w:ascii="Symbol" w:hAnsi="Symbol" w:hint="default"/>
      </w:rPr>
    </w:lvl>
    <w:lvl w:ilvl="4" w:tplc="73502AEA">
      <w:start w:val="1"/>
      <w:numFmt w:val="bullet"/>
      <w:lvlText w:val="o"/>
      <w:lvlJc w:val="left"/>
      <w:pPr>
        <w:ind w:left="3600" w:hanging="360"/>
      </w:pPr>
      <w:rPr>
        <w:rFonts w:ascii="Courier New" w:hAnsi="Courier New" w:hint="default"/>
      </w:rPr>
    </w:lvl>
    <w:lvl w:ilvl="5" w:tplc="9A287E5C">
      <w:start w:val="1"/>
      <w:numFmt w:val="bullet"/>
      <w:lvlText w:val=""/>
      <w:lvlJc w:val="left"/>
      <w:pPr>
        <w:ind w:left="4320" w:hanging="360"/>
      </w:pPr>
      <w:rPr>
        <w:rFonts w:ascii="Wingdings" w:hAnsi="Wingdings" w:hint="default"/>
      </w:rPr>
    </w:lvl>
    <w:lvl w:ilvl="6" w:tplc="006815AC">
      <w:start w:val="1"/>
      <w:numFmt w:val="bullet"/>
      <w:lvlText w:val=""/>
      <w:lvlJc w:val="left"/>
      <w:pPr>
        <w:ind w:left="5040" w:hanging="360"/>
      </w:pPr>
      <w:rPr>
        <w:rFonts w:ascii="Symbol" w:hAnsi="Symbol" w:hint="default"/>
      </w:rPr>
    </w:lvl>
    <w:lvl w:ilvl="7" w:tplc="A7445E14">
      <w:start w:val="1"/>
      <w:numFmt w:val="bullet"/>
      <w:lvlText w:val="o"/>
      <w:lvlJc w:val="left"/>
      <w:pPr>
        <w:ind w:left="5760" w:hanging="360"/>
      </w:pPr>
      <w:rPr>
        <w:rFonts w:ascii="Courier New" w:hAnsi="Courier New" w:hint="default"/>
      </w:rPr>
    </w:lvl>
    <w:lvl w:ilvl="8" w:tplc="B708646E">
      <w:start w:val="1"/>
      <w:numFmt w:val="bullet"/>
      <w:lvlText w:val=""/>
      <w:lvlJc w:val="left"/>
      <w:pPr>
        <w:ind w:left="6480" w:hanging="360"/>
      </w:pPr>
      <w:rPr>
        <w:rFonts w:ascii="Wingdings" w:hAnsi="Wingdings" w:hint="default"/>
      </w:rPr>
    </w:lvl>
  </w:abstractNum>
  <w:abstractNum w:abstractNumId="27" w15:restartNumberingAfterBreak="0">
    <w:nsid w:val="48F51586"/>
    <w:multiLevelType w:val="multilevel"/>
    <w:tmpl w:val="EE96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0886DC"/>
    <w:multiLevelType w:val="hybridMultilevel"/>
    <w:tmpl w:val="FFFFFFFF"/>
    <w:lvl w:ilvl="0" w:tplc="C7AEF248">
      <w:start w:val="1"/>
      <w:numFmt w:val="bullet"/>
      <w:lvlText w:val="o"/>
      <w:lvlJc w:val="left"/>
      <w:pPr>
        <w:ind w:left="720" w:hanging="360"/>
      </w:pPr>
      <w:rPr>
        <w:rFonts w:ascii="Courier New" w:hAnsi="Courier New" w:hint="default"/>
      </w:rPr>
    </w:lvl>
    <w:lvl w:ilvl="1" w:tplc="694E56DC">
      <w:start w:val="1"/>
      <w:numFmt w:val="bullet"/>
      <w:lvlText w:val="o"/>
      <w:lvlJc w:val="left"/>
      <w:pPr>
        <w:ind w:left="1440" w:hanging="360"/>
      </w:pPr>
      <w:rPr>
        <w:rFonts w:ascii="Courier New" w:hAnsi="Courier New" w:hint="default"/>
      </w:rPr>
    </w:lvl>
    <w:lvl w:ilvl="2" w:tplc="B184AE12">
      <w:start w:val="1"/>
      <w:numFmt w:val="bullet"/>
      <w:lvlText w:val=""/>
      <w:lvlJc w:val="left"/>
      <w:pPr>
        <w:ind w:left="2160" w:hanging="360"/>
      </w:pPr>
      <w:rPr>
        <w:rFonts w:ascii="Wingdings" w:hAnsi="Wingdings" w:hint="default"/>
      </w:rPr>
    </w:lvl>
    <w:lvl w:ilvl="3" w:tplc="80FE0A52">
      <w:start w:val="1"/>
      <w:numFmt w:val="bullet"/>
      <w:lvlText w:val=""/>
      <w:lvlJc w:val="left"/>
      <w:pPr>
        <w:ind w:left="2880" w:hanging="360"/>
      </w:pPr>
      <w:rPr>
        <w:rFonts w:ascii="Symbol" w:hAnsi="Symbol" w:hint="default"/>
      </w:rPr>
    </w:lvl>
    <w:lvl w:ilvl="4" w:tplc="6744FD98">
      <w:start w:val="1"/>
      <w:numFmt w:val="bullet"/>
      <w:lvlText w:val="o"/>
      <w:lvlJc w:val="left"/>
      <w:pPr>
        <w:ind w:left="3600" w:hanging="360"/>
      </w:pPr>
      <w:rPr>
        <w:rFonts w:ascii="Courier New" w:hAnsi="Courier New" w:hint="default"/>
      </w:rPr>
    </w:lvl>
    <w:lvl w:ilvl="5" w:tplc="792C2B14">
      <w:start w:val="1"/>
      <w:numFmt w:val="bullet"/>
      <w:lvlText w:val=""/>
      <w:lvlJc w:val="left"/>
      <w:pPr>
        <w:ind w:left="4320" w:hanging="360"/>
      </w:pPr>
      <w:rPr>
        <w:rFonts w:ascii="Wingdings" w:hAnsi="Wingdings" w:hint="default"/>
      </w:rPr>
    </w:lvl>
    <w:lvl w:ilvl="6" w:tplc="038207E8">
      <w:start w:val="1"/>
      <w:numFmt w:val="bullet"/>
      <w:lvlText w:val=""/>
      <w:lvlJc w:val="left"/>
      <w:pPr>
        <w:ind w:left="5040" w:hanging="360"/>
      </w:pPr>
      <w:rPr>
        <w:rFonts w:ascii="Symbol" w:hAnsi="Symbol" w:hint="default"/>
      </w:rPr>
    </w:lvl>
    <w:lvl w:ilvl="7" w:tplc="91085EF4">
      <w:start w:val="1"/>
      <w:numFmt w:val="bullet"/>
      <w:lvlText w:val="o"/>
      <w:lvlJc w:val="left"/>
      <w:pPr>
        <w:ind w:left="5760" w:hanging="360"/>
      </w:pPr>
      <w:rPr>
        <w:rFonts w:ascii="Courier New" w:hAnsi="Courier New" w:hint="default"/>
      </w:rPr>
    </w:lvl>
    <w:lvl w:ilvl="8" w:tplc="37BEFC6C">
      <w:start w:val="1"/>
      <w:numFmt w:val="bullet"/>
      <w:lvlText w:val=""/>
      <w:lvlJc w:val="left"/>
      <w:pPr>
        <w:ind w:left="6480" w:hanging="360"/>
      </w:pPr>
      <w:rPr>
        <w:rFonts w:ascii="Wingdings" w:hAnsi="Wingdings" w:hint="default"/>
      </w:rPr>
    </w:lvl>
  </w:abstractNum>
  <w:abstractNum w:abstractNumId="29" w15:restartNumberingAfterBreak="0">
    <w:nsid w:val="4ED04537"/>
    <w:multiLevelType w:val="multilevel"/>
    <w:tmpl w:val="25EE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A2036"/>
    <w:multiLevelType w:val="hybridMultilevel"/>
    <w:tmpl w:val="FFFFFFFF"/>
    <w:lvl w:ilvl="0" w:tplc="D65C0AA0">
      <w:start w:val="1"/>
      <w:numFmt w:val="bullet"/>
      <w:lvlText w:val="o"/>
      <w:lvlJc w:val="left"/>
      <w:pPr>
        <w:ind w:left="720" w:hanging="360"/>
      </w:pPr>
      <w:rPr>
        <w:rFonts w:ascii="Courier New" w:hAnsi="Courier New" w:hint="default"/>
      </w:rPr>
    </w:lvl>
    <w:lvl w:ilvl="1" w:tplc="1FC4E386">
      <w:start w:val="1"/>
      <w:numFmt w:val="bullet"/>
      <w:lvlText w:val="o"/>
      <w:lvlJc w:val="left"/>
      <w:pPr>
        <w:ind w:left="1440" w:hanging="360"/>
      </w:pPr>
      <w:rPr>
        <w:rFonts w:ascii="Courier New" w:hAnsi="Courier New" w:hint="default"/>
      </w:rPr>
    </w:lvl>
    <w:lvl w:ilvl="2" w:tplc="503C6A90">
      <w:start w:val="1"/>
      <w:numFmt w:val="bullet"/>
      <w:lvlText w:val=""/>
      <w:lvlJc w:val="left"/>
      <w:pPr>
        <w:ind w:left="2160" w:hanging="360"/>
      </w:pPr>
      <w:rPr>
        <w:rFonts w:ascii="Wingdings" w:hAnsi="Wingdings" w:hint="default"/>
      </w:rPr>
    </w:lvl>
    <w:lvl w:ilvl="3" w:tplc="81B68FEA">
      <w:start w:val="1"/>
      <w:numFmt w:val="bullet"/>
      <w:lvlText w:val=""/>
      <w:lvlJc w:val="left"/>
      <w:pPr>
        <w:ind w:left="2880" w:hanging="360"/>
      </w:pPr>
      <w:rPr>
        <w:rFonts w:ascii="Symbol" w:hAnsi="Symbol" w:hint="default"/>
      </w:rPr>
    </w:lvl>
    <w:lvl w:ilvl="4" w:tplc="AE824B26">
      <w:start w:val="1"/>
      <w:numFmt w:val="bullet"/>
      <w:lvlText w:val="o"/>
      <w:lvlJc w:val="left"/>
      <w:pPr>
        <w:ind w:left="3600" w:hanging="360"/>
      </w:pPr>
      <w:rPr>
        <w:rFonts w:ascii="Courier New" w:hAnsi="Courier New" w:hint="default"/>
      </w:rPr>
    </w:lvl>
    <w:lvl w:ilvl="5" w:tplc="44AE2F3E">
      <w:start w:val="1"/>
      <w:numFmt w:val="bullet"/>
      <w:lvlText w:val=""/>
      <w:lvlJc w:val="left"/>
      <w:pPr>
        <w:ind w:left="4320" w:hanging="360"/>
      </w:pPr>
      <w:rPr>
        <w:rFonts w:ascii="Wingdings" w:hAnsi="Wingdings" w:hint="default"/>
      </w:rPr>
    </w:lvl>
    <w:lvl w:ilvl="6" w:tplc="E7BCB79E">
      <w:start w:val="1"/>
      <w:numFmt w:val="bullet"/>
      <w:lvlText w:val=""/>
      <w:lvlJc w:val="left"/>
      <w:pPr>
        <w:ind w:left="5040" w:hanging="360"/>
      </w:pPr>
      <w:rPr>
        <w:rFonts w:ascii="Symbol" w:hAnsi="Symbol" w:hint="default"/>
      </w:rPr>
    </w:lvl>
    <w:lvl w:ilvl="7" w:tplc="C0E80868">
      <w:start w:val="1"/>
      <w:numFmt w:val="bullet"/>
      <w:lvlText w:val="o"/>
      <w:lvlJc w:val="left"/>
      <w:pPr>
        <w:ind w:left="5760" w:hanging="360"/>
      </w:pPr>
      <w:rPr>
        <w:rFonts w:ascii="Courier New" w:hAnsi="Courier New" w:hint="default"/>
      </w:rPr>
    </w:lvl>
    <w:lvl w:ilvl="8" w:tplc="FE56E940">
      <w:start w:val="1"/>
      <w:numFmt w:val="bullet"/>
      <w:lvlText w:val=""/>
      <w:lvlJc w:val="left"/>
      <w:pPr>
        <w:ind w:left="6480" w:hanging="360"/>
      </w:pPr>
      <w:rPr>
        <w:rFonts w:ascii="Wingdings" w:hAnsi="Wingdings" w:hint="default"/>
      </w:rPr>
    </w:lvl>
  </w:abstractNum>
  <w:abstractNum w:abstractNumId="31" w15:restartNumberingAfterBreak="0">
    <w:nsid w:val="55BCCE7F"/>
    <w:multiLevelType w:val="hybridMultilevel"/>
    <w:tmpl w:val="FFFFFFFF"/>
    <w:lvl w:ilvl="0" w:tplc="D206ED78">
      <w:start w:val="1"/>
      <w:numFmt w:val="bullet"/>
      <w:lvlText w:val="o"/>
      <w:lvlJc w:val="left"/>
      <w:pPr>
        <w:ind w:left="720" w:hanging="360"/>
      </w:pPr>
      <w:rPr>
        <w:rFonts w:ascii="Courier New" w:hAnsi="Courier New" w:hint="default"/>
      </w:rPr>
    </w:lvl>
    <w:lvl w:ilvl="1" w:tplc="CF7A2E4E">
      <w:start w:val="1"/>
      <w:numFmt w:val="bullet"/>
      <w:lvlText w:val="o"/>
      <w:lvlJc w:val="left"/>
      <w:pPr>
        <w:ind w:left="1440" w:hanging="360"/>
      </w:pPr>
      <w:rPr>
        <w:rFonts w:ascii="Courier New" w:hAnsi="Courier New" w:hint="default"/>
      </w:rPr>
    </w:lvl>
    <w:lvl w:ilvl="2" w:tplc="C5AA85EC">
      <w:start w:val="1"/>
      <w:numFmt w:val="bullet"/>
      <w:lvlText w:val=""/>
      <w:lvlJc w:val="left"/>
      <w:pPr>
        <w:ind w:left="2160" w:hanging="360"/>
      </w:pPr>
      <w:rPr>
        <w:rFonts w:ascii="Wingdings" w:hAnsi="Wingdings" w:hint="default"/>
      </w:rPr>
    </w:lvl>
    <w:lvl w:ilvl="3" w:tplc="26944B98">
      <w:start w:val="1"/>
      <w:numFmt w:val="bullet"/>
      <w:lvlText w:val=""/>
      <w:lvlJc w:val="left"/>
      <w:pPr>
        <w:ind w:left="2880" w:hanging="360"/>
      </w:pPr>
      <w:rPr>
        <w:rFonts w:ascii="Symbol" w:hAnsi="Symbol" w:hint="default"/>
      </w:rPr>
    </w:lvl>
    <w:lvl w:ilvl="4" w:tplc="5BA8BB6A">
      <w:start w:val="1"/>
      <w:numFmt w:val="bullet"/>
      <w:lvlText w:val="o"/>
      <w:lvlJc w:val="left"/>
      <w:pPr>
        <w:ind w:left="3600" w:hanging="360"/>
      </w:pPr>
      <w:rPr>
        <w:rFonts w:ascii="Courier New" w:hAnsi="Courier New" w:hint="default"/>
      </w:rPr>
    </w:lvl>
    <w:lvl w:ilvl="5" w:tplc="70DE707A">
      <w:start w:val="1"/>
      <w:numFmt w:val="bullet"/>
      <w:lvlText w:val=""/>
      <w:lvlJc w:val="left"/>
      <w:pPr>
        <w:ind w:left="4320" w:hanging="360"/>
      </w:pPr>
      <w:rPr>
        <w:rFonts w:ascii="Wingdings" w:hAnsi="Wingdings" w:hint="default"/>
      </w:rPr>
    </w:lvl>
    <w:lvl w:ilvl="6" w:tplc="6E6EEE3A">
      <w:start w:val="1"/>
      <w:numFmt w:val="bullet"/>
      <w:lvlText w:val=""/>
      <w:lvlJc w:val="left"/>
      <w:pPr>
        <w:ind w:left="5040" w:hanging="360"/>
      </w:pPr>
      <w:rPr>
        <w:rFonts w:ascii="Symbol" w:hAnsi="Symbol" w:hint="default"/>
      </w:rPr>
    </w:lvl>
    <w:lvl w:ilvl="7" w:tplc="E98AEC4A">
      <w:start w:val="1"/>
      <w:numFmt w:val="bullet"/>
      <w:lvlText w:val="o"/>
      <w:lvlJc w:val="left"/>
      <w:pPr>
        <w:ind w:left="5760" w:hanging="360"/>
      </w:pPr>
      <w:rPr>
        <w:rFonts w:ascii="Courier New" w:hAnsi="Courier New" w:hint="default"/>
      </w:rPr>
    </w:lvl>
    <w:lvl w:ilvl="8" w:tplc="59B6F018">
      <w:start w:val="1"/>
      <w:numFmt w:val="bullet"/>
      <w:lvlText w:val=""/>
      <w:lvlJc w:val="left"/>
      <w:pPr>
        <w:ind w:left="6480" w:hanging="360"/>
      </w:pPr>
      <w:rPr>
        <w:rFonts w:ascii="Wingdings" w:hAnsi="Wingdings" w:hint="default"/>
      </w:rPr>
    </w:lvl>
  </w:abstractNum>
  <w:abstractNum w:abstractNumId="32" w15:restartNumberingAfterBreak="0">
    <w:nsid w:val="56956125"/>
    <w:multiLevelType w:val="multilevel"/>
    <w:tmpl w:val="42A8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2ABBEC"/>
    <w:multiLevelType w:val="hybridMultilevel"/>
    <w:tmpl w:val="FFFFFFFF"/>
    <w:lvl w:ilvl="0" w:tplc="DBCE21B4">
      <w:start w:val="1"/>
      <w:numFmt w:val="bullet"/>
      <w:lvlText w:val="o"/>
      <w:lvlJc w:val="left"/>
      <w:pPr>
        <w:ind w:left="720" w:hanging="360"/>
      </w:pPr>
      <w:rPr>
        <w:rFonts w:ascii="Courier New" w:hAnsi="Courier New" w:hint="default"/>
      </w:rPr>
    </w:lvl>
    <w:lvl w:ilvl="1" w:tplc="6F7660F0">
      <w:start w:val="1"/>
      <w:numFmt w:val="bullet"/>
      <w:lvlText w:val="o"/>
      <w:lvlJc w:val="left"/>
      <w:pPr>
        <w:ind w:left="1440" w:hanging="360"/>
      </w:pPr>
      <w:rPr>
        <w:rFonts w:ascii="Courier New" w:hAnsi="Courier New" w:hint="default"/>
      </w:rPr>
    </w:lvl>
    <w:lvl w:ilvl="2" w:tplc="3088207C">
      <w:start w:val="1"/>
      <w:numFmt w:val="bullet"/>
      <w:lvlText w:val=""/>
      <w:lvlJc w:val="left"/>
      <w:pPr>
        <w:ind w:left="2160" w:hanging="360"/>
      </w:pPr>
      <w:rPr>
        <w:rFonts w:ascii="Wingdings" w:hAnsi="Wingdings" w:hint="default"/>
      </w:rPr>
    </w:lvl>
    <w:lvl w:ilvl="3" w:tplc="AB489540">
      <w:start w:val="1"/>
      <w:numFmt w:val="bullet"/>
      <w:lvlText w:val=""/>
      <w:lvlJc w:val="left"/>
      <w:pPr>
        <w:ind w:left="2880" w:hanging="360"/>
      </w:pPr>
      <w:rPr>
        <w:rFonts w:ascii="Symbol" w:hAnsi="Symbol" w:hint="default"/>
      </w:rPr>
    </w:lvl>
    <w:lvl w:ilvl="4" w:tplc="28E2D2F6">
      <w:start w:val="1"/>
      <w:numFmt w:val="bullet"/>
      <w:lvlText w:val="o"/>
      <w:lvlJc w:val="left"/>
      <w:pPr>
        <w:ind w:left="3600" w:hanging="360"/>
      </w:pPr>
      <w:rPr>
        <w:rFonts w:ascii="Courier New" w:hAnsi="Courier New" w:hint="default"/>
      </w:rPr>
    </w:lvl>
    <w:lvl w:ilvl="5" w:tplc="CE8C75A6">
      <w:start w:val="1"/>
      <w:numFmt w:val="bullet"/>
      <w:lvlText w:val=""/>
      <w:lvlJc w:val="left"/>
      <w:pPr>
        <w:ind w:left="4320" w:hanging="360"/>
      </w:pPr>
      <w:rPr>
        <w:rFonts w:ascii="Wingdings" w:hAnsi="Wingdings" w:hint="default"/>
      </w:rPr>
    </w:lvl>
    <w:lvl w:ilvl="6" w:tplc="E93AFEE6">
      <w:start w:val="1"/>
      <w:numFmt w:val="bullet"/>
      <w:lvlText w:val=""/>
      <w:lvlJc w:val="left"/>
      <w:pPr>
        <w:ind w:left="5040" w:hanging="360"/>
      </w:pPr>
      <w:rPr>
        <w:rFonts w:ascii="Symbol" w:hAnsi="Symbol" w:hint="default"/>
      </w:rPr>
    </w:lvl>
    <w:lvl w:ilvl="7" w:tplc="61964F4E">
      <w:start w:val="1"/>
      <w:numFmt w:val="bullet"/>
      <w:lvlText w:val="o"/>
      <w:lvlJc w:val="left"/>
      <w:pPr>
        <w:ind w:left="5760" w:hanging="360"/>
      </w:pPr>
      <w:rPr>
        <w:rFonts w:ascii="Courier New" w:hAnsi="Courier New" w:hint="default"/>
      </w:rPr>
    </w:lvl>
    <w:lvl w:ilvl="8" w:tplc="BACEE748">
      <w:start w:val="1"/>
      <w:numFmt w:val="bullet"/>
      <w:lvlText w:val=""/>
      <w:lvlJc w:val="left"/>
      <w:pPr>
        <w:ind w:left="6480" w:hanging="360"/>
      </w:pPr>
      <w:rPr>
        <w:rFonts w:ascii="Wingdings" w:hAnsi="Wingdings" w:hint="default"/>
      </w:rPr>
    </w:lvl>
  </w:abstractNum>
  <w:abstractNum w:abstractNumId="34" w15:restartNumberingAfterBreak="0">
    <w:nsid w:val="58FC7C6B"/>
    <w:multiLevelType w:val="multilevel"/>
    <w:tmpl w:val="E42C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CB3F03"/>
    <w:multiLevelType w:val="hybridMultilevel"/>
    <w:tmpl w:val="FFFFFFFF"/>
    <w:lvl w:ilvl="0" w:tplc="E0AEED5A">
      <w:start w:val="1"/>
      <w:numFmt w:val="bullet"/>
      <w:lvlText w:val="o"/>
      <w:lvlJc w:val="left"/>
      <w:pPr>
        <w:ind w:left="720" w:hanging="360"/>
      </w:pPr>
      <w:rPr>
        <w:rFonts w:ascii="Courier New" w:hAnsi="Courier New" w:hint="default"/>
      </w:rPr>
    </w:lvl>
    <w:lvl w:ilvl="1" w:tplc="2EE6A23E">
      <w:start w:val="1"/>
      <w:numFmt w:val="bullet"/>
      <w:lvlText w:val="o"/>
      <w:lvlJc w:val="left"/>
      <w:pPr>
        <w:ind w:left="1440" w:hanging="360"/>
      </w:pPr>
      <w:rPr>
        <w:rFonts w:ascii="Courier New" w:hAnsi="Courier New" w:hint="default"/>
      </w:rPr>
    </w:lvl>
    <w:lvl w:ilvl="2" w:tplc="A3DA8CAC">
      <w:start w:val="1"/>
      <w:numFmt w:val="bullet"/>
      <w:lvlText w:val=""/>
      <w:lvlJc w:val="left"/>
      <w:pPr>
        <w:ind w:left="2160" w:hanging="360"/>
      </w:pPr>
      <w:rPr>
        <w:rFonts w:ascii="Wingdings" w:hAnsi="Wingdings" w:hint="default"/>
      </w:rPr>
    </w:lvl>
    <w:lvl w:ilvl="3" w:tplc="415CEF58">
      <w:start w:val="1"/>
      <w:numFmt w:val="bullet"/>
      <w:lvlText w:val=""/>
      <w:lvlJc w:val="left"/>
      <w:pPr>
        <w:ind w:left="2880" w:hanging="360"/>
      </w:pPr>
      <w:rPr>
        <w:rFonts w:ascii="Symbol" w:hAnsi="Symbol" w:hint="default"/>
      </w:rPr>
    </w:lvl>
    <w:lvl w:ilvl="4" w:tplc="9CEA46C2">
      <w:start w:val="1"/>
      <w:numFmt w:val="bullet"/>
      <w:lvlText w:val="o"/>
      <w:lvlJc w:val="left"/>
      <w:pPr>
        <w:ind w:left="3600" w:hanging="360"/>
      </w:pPr>
      <w:rPr>
        <w:rFonts w:ascii="Courier New" w:hAnsi="Courier New" w:hint="default"/>
      </w:rPr>
    </w:lvl>
    <w:lvl w:ilvl="5" w:tplc="0DC494DA">
      <w:start w:val="1"/>
      <w:numFmt w:val="bullet"/>
      <w:lvlText w:val=""/>
      <w:lvlJc w:val="left"/>
      <w:pPr>
        <w:ind w:left="4320" w:hanging="360"/>
      </w:pPr>
      <w:rPr>
        <w:rFonts w:ascii="Wingdings" w:hAnsi="Wingdings" w:hint="default"/>
      </w:rPr>
    </w:lvl>
    <w:lvl w:ilvl="6" w:tplc="F55099D0">
      <w:start w:val="1"/>
      <w:numFmt w:val="bullet"/>
      <w:lvlText w:val=""/>
      <w:lvlJc w:val="left"/>
      <w:pPr>
        <w:ind w:left="5040" w:hanging="360"/>
      </w:pPr>
      <w:rPr>
        <w:rFonts w:ascii="Symbol" w:hAnsi="Symbol" w:hint="default"/>
      </w:rPr>
    </w:lvl>
    <w:lvl w:ilvl="7" w:tplc="6E1EF7C6">
      <w:start w:val="1"/>
      <w:numFmt w:val="bullet"/>
      <w:lvlText w:val="o"/>
      <w:lvlJc w:val="left"/>
      <w:pPr>
        <w:ind w:left="5760" w:hanging="360"/>
      </w:pPr>
      <w:rPr>
        <w:rFonts w:ascii="Courier New" w:hAnsi="Courier New" w:hint="default"/>
      </w:rPr>
    </w:lvl>
    <w:lvl w:ilvl="8" w:tplc="301E7752">
      <w:start w:val="1"/>
      <w:numFmt w:val="bullet"/>
      <w:lvlText w:val=""/>
      <w:lvlJc w:val="left"/>
      <w:pPr>
        <w:ind w:left="6480" w:hanging="360"/>
      </w:pPr>
      <w:rPr>
        <w:rFonts w:ascii="Wingdings" w:hAnsi="Wingdings" w:hint="default"/>
      </w:rPr>
    </w:lvl>
  </w:abstractNum>
  <w:abstractNum w:abstractNumId="36" w15:restartNumberingAfterBreak="0">
    <w:nsid w:val="5A4A15AD"/>
    <w:multiLevelType w:val="multilevel"/>
    <w:tmpl w:val="957E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C300E"/>
    <w:multiLevelType w:val="multilevel"/>
    <w:tmpl w:val="8FC0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D83F09"/>
    <w:multiLevelType w:val="multilevel"/>
    <w:tmpl w:val="D786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2E5590"/>
    <w:multiLevelType w:val="multilevel"/>
    <w:tmpl w:val="7E22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AD6B6F"/>
    <w:multiLevelType w:val="hybridMultilevel"/>
    <w:tmpl w:val="FFFFFFFF"/>
    <w:lvl w:ilvl="0" w:tplc="C5A82FA2">
      <w:start w:val="1"/>
      <w:numFmt w:val="bullet"/>
      <w:lvlText w:val="o"/>
      <w:lvlJc w:val="left"/>
      <w:pPr>
        <w:ind w:left="720" w:hanging="360"/>
      </w:pPr>
      <w:rPr>
        <w:rFonts w:ascii="Courier New" w:hAnsi="Courier New" w:hint="default"/>
      </w:rPr>
    </w:lvl>
    <w:lvl w:ilvl="1" w:tplc="A23C5C3E">
      <w:start w:val="1"/>
      <w:numFmt w:val="bullet"/>
      <w:lvlText w:val="o"/>
      <w:lvlJc w:val="left"/>
      <w:pPr>
        <w:ind w:left="1440" w:hanging="360"/>
      </w:pPr>
      <w:rPr>
        <w:rFonts w:ascii="Courier New" w:hAnsi="Courier New" w:hint="default"/>
      </w:rPr>
    </w:lvl>
    <w:lvl w:ilvl="2" w:tplc="1E367DD8">
      <w:start w:val="1"/>
      <w:numFmt w:val="bullet"/>
      <w:lvlText w:val=""/>
      <w:lvlJc w:val="left"/>
      <w:pPr>
        <w:ind w:left="2160" w:hanging="360"/>
      </w:pPr>
      <w:rPr>
        <w:rFonts w:ascii="Wingdings" w:hAnsi="Wingdings" w:hint="default"/>
      </w:rPr>
    </w:lvl>
    <w:lvl w:ilvl="3" w:tplc="6B1EFFC6">
      <w:start w:val="1"/>
      <w:numFmt w:val="bullet"/>
      <w:lvlText w:val=""/>
      <w:lvlJc w:val="left"/>
      <w:pPr>
        <w:ind w:left="2880" w:hanging="360"/>
      </w:pPr>
      <w:rPr>
        <w:rFonts w:ascii="Symbol" w:hAnsi="Symbol" w:hint="default"/>
      </w:rPr>
    </w:lvl>
    <w:lvl w:ilvl="4" w:tplc="F0F8F62A">
      <w:start w:val="1"/>
      <w:numFmt w:val="bullet"/>
      <w:lvlText w:val="o"/>
      <w:lvlJc w:val="left"/>
      <w:pPr>
        <w:ind w:left="3600" w:hanging="360"/>
      </w:pPr>
      <w:rPr>
        <w:rFonts w:ascii="Courier New" w:hAnsi="Courier New" w:hint="default"/>
      </w:rPr>
    </w:lvl>
    <w:lvl w:ilvl="5" w:tplc="6CB83DE4">
      <w:start w:val="1"/>
      <w:numFmt w:val="bullet"/>
      <w:lvlText w:val=""/>
      <w:lvlJc w:val="left"/>
      <w:pPr>
        <w:ind w:left="4320" w:hanging="360"/>
      </w:pPr>
      <w:rPr>
        <w:rFonts w:ascii="Wingdings" w:hAnsi="Wingdings" w:hint="default"/>
      </w:rPr>
    </w:lvl>
    <w:lvl w:ilvl="6" w:tplc="BD8A0D80">
      <w:start w:val="1"/>
      <w:numFmt w:val="bullet"/>
      <w:lvlText w:val=""/>
      <w:lvlJc w:val="left"/>
      <w:pPr>
        <w:ind w:left="5040" w:hanging="360"/>
      </w:pPr>
      <w:rPr>
        <w:rFonts w:ascii="Symbol" w:hAnsi="Symbol" w:hint="default"/>
      </w:rPr>
    </w:lvl>
    <w:lvl w:ilvl="7" w:tplc="3E62CA62">
      <w:start w:val="1"/>
      <w:numFmt w:val="bullet"/>
      <w:lvlText w:val="o"/>
      <w:lvlJc w:val="left"/>
      <w:pPr>
        <w:ind w:left="5760" w:hanging="360"/>
      </w:pPr>
      <w:rPr>
        <w:rFonts w:ascii="Courier New" w:hAnsi="Courier New" w:hint="default"/>
      </w:rPr>
    </w:lvl>
    <w:lvl w:ilvl="8" w:tplc="C108D644">
      <w:start w:val="1"/>
      <w:numFmt w:val="bullet"/>
      <w:lvlText w:val=""/>
      <w:lvlJc w:val="left"/>
      <w:pPr>
        <w:ind w:left="6480" w:hanging="360"/>
      </w:pPr>
      <w:rPr>
        <w:rFonts w:ascii="Wingdings" w:hAnsi="Wingdings" w:hint="default"/>
      </w:rPr>
    </w:lvl>
  </w:abstractNum>
  <w:abstractNum w:abstractNumId="41" w15:restartNumberingAfterBreak="0">
    <w:nsid w:val="69C0FF31"/>
    <w:multiLevelType w:val="hybridMultilevel"/>
    <w:tmpl w:val="FFFFFFFF"/>
    <w:lvl w:ilvl="0" w:tplc="08AAC372">
      <w:start w:val="1"/>
      <w:numFmt w:val="bullet"/>
      <w:lvlText w:val="o"/>
      <w:lvlJc w:val="left"/>
      <w:pPr>
        <w:ind w:left="720" w:hanging="360"/>
      </w:pPr>
      <w:rPr>
        <w:rFonts w:ascii="Courier New" w:hAnsi="Courier New" w:hint="default"/>
      </w:rPr>
    </w:lvl>
    <w:lvl w:ilvl="1" w:tplc="87D2F362">
      <w:start w:val="1"/>
      <w:numFmt w:val="bullet"/>
      <w:lvlText w:val="o"/>
      <w:lvlJc w:val="left"/>
      <w:pPr>
        <w:ind w:left="1440" w:hanging="360"/>
      </w:pPr>
      <w:rPr>
        <w:rFonts w:ascii="Courier New" w:hAnsi="Courier New" w:hint="default"/>
      </w:rPr>
    </w:lvl>
    <w:lvl w:ilvl="2" w:tplc="AF444F26">
      <w:start w:val="1"/>
      <w:numFmt w:val="bullet"/>
      <w:lvlText w:val=""/>
      <w:lvlJc w:val="left"/>
      <w:pPr>
        <w:ind w:left="2160" w:hanging="360"/>
      </w:pPr>
      <w:rPr>
        <w:rFonts w:ascii="Wingdings" w:hAnsi="Wingdings" w:hint="default"/>
      </w:rPr>
    </w:lvl>
    <w:lvl w:ilvl="3" w:tplc="E6747DBC">
      <w:start w:val="1"/>
      <w:numFmt w:val="bullet"/>
      <w:lvlText w:val=""/>
      <w:lvlJc w:val="left"/>
      <w:pPr>
        <w:ind w:left="2880" w:hanging="360"/>
      </w:pPr>
      <w:rPr>
        <w:rFonts w:ascii="Symbol" w:hAnsi="Symbol" w:hint="default"/>
      </w:rPr>
    </w:lvl>
    <w:lvl w:ilvl="4" w:tplc="100E3DA6">
      <w:start w:val="1"/>
      <w:numFmt w:val="bullet"/>
      <w:lvlText w:val="o"/>
      <w:lvlJc w:val="left"/>
      <w:pPr>
        <w:ind w:left="3600" w:hanging="360"/>
      </w:pPr>
      <w:rPr>
        <w:rFonts w:ascii="Courier New" w:hAnsi="Courier New" w:hint="default"/>
      </w:rPr>
    </w:lvl>
    <w:lvl w:ilvl="5" w:tplc="9626A978">
      <w:start w:val="1"/>
      <w:numFmt w:val="bullet"/>
      <w:lvlText w:val=""/>
      <w:lvlJc w:val="left"/>
      <w:pPr>
        <w:ind w:left="4320" w:hanging="360"/>
      </w:pPr>
      <w:rPr>
        <w:rFonts w:ascii="Wingdings" w:hAnsi="Wingdings" w:hint="default"/>
      </w:rPr>
    </w:lvl>
    <w:lvl w:ilvl="6" w:tplc="FF8E9190">
      <w:start w:val="1"/>
      <w:numFmt w:val="bullet"/>
      <w:lvlText w:val=""/>
      <w:lvlJc w:val="left"/>
      <w:pPr>
        <w:ind w:left="5040" w:hanging="360"/>
      </w:pPr>
      <w:rPr>
        <w:rFonts w:ascii="Symbol" w:hAnsi="Symbol" w:hint="default"/>
      </w:rPr>
    </w:lvl>
    <w:lvl w:ilvl="7" w:tplc="EB98B7EA">
      <w:start w:val="1"/>
      <w:numFmt w:val="bullet"/>
      <w:lvlText w:val="o"/>
      <w:lvlJc w:val="left"/>
      <w:pPr>
        <w:ind w:left="5760" w:hanging="360"/>
      </w:pPr>
      <w:rPr>
        <w:rFonts w:ascii="Courier New" w:hAnsi="Courier New" w:hint="default"/>
      </w:rPr>
    </w:lvl>
    <w:lvl w:ilvl="8" w:tplc="FDA2F25C">
      <w:start w:val="1"/>
      <w:numFmt w:val="bullet"/>
      <w:lvlText w:val=""/>
      <w:lvlJc w:val="left"/>
      <w:pPr>
        <w:ind w:left="6480" w:hanging="360"/>
      </w:pPr>
      <w:rPr>
        <w:rFonts w:ascii="Wingdings" w:hAnsi="Wingdings" w:hint="default"/>
      </w:rPr>
    </w:lvl>
  </w:abstractNum>
  <w:abstractNum w:abstractNumId="42" w15:restartNumberingAfterBreak="0">
    <w:nsid w:val="6F4A3D40"/>
    <w:multiLevelType w:val="multilevel"/>
    <w:tmpl w:val="1E3A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AB4A4E"/>
    <w:multiLevelType w:val="hybridMultilevel"/>
    <w:tmpl w:val="FFFFFFFF"/>
    <w:lvl w:ilvl="0" w:tplc="034E07A4">
      <w:start w:val="1"/>
      <w:numFmt w:val="bullet"/>
      <w:lvlText w:val="o"/>
      <w:lvlJc w:val="left"/>
      <w:pPr>
        <w:ind w:left="720" w:hanging="360"/>
      </w:pPr>
      <w:rPr>
        <w:rFonts w:ascii="Courier New" w:hAnsi="Courier New" w:hint="default"/>
      </w:rPr>
    </w:lvl>
    <w:lvl w:ilvl="1" w:tplc="5D7E085C">
      <w:start w:val="1"/>
      <w:numFmt w:val="bullet"/>
      <w:lvlText w:val="o"/>
      <w:lvlJc w:val="left"/>
      <w:pPr>
        <w:ind w:left="1440" w:hanging="360"/>
      </w:pPr>
      <w:rPr>
        <w:rFonts w:ascii="Courier New" w:hAnsi="Courier New" w:hint="default"/>
      </w:rPr>
    </w:lvl>
    <w:lvl w:ilvl="2" w:tplc="1EE6AC2A">
      <w:start w:val="1"/>
      <w:numFmt w:val="bullet"/>
      <w:lvlText w:val=""/>
      <w:lvlJc w:val="left"/>
      <w:pPr>
        <w:ind w:left="2160" w:hanging="360"/>
      </w:pPr>
      <w:rPr>
        <w:rFonts w:ascii="Wingdings" w:hAnsi="Wingdings" w:hint="default"/>
      </w:rPr>
    </w:lvl>
    <w:lvl w:ilvl="3" w:tplc="7B7EF804">
      <w:start w:val="1"/>
      <w:numFmt w:val="bullet"/>
      <w:lvlText w:val=""/>
      <w:lvlJc w:val="left"/>
      <w:pPr>
        <w:ind w:left="2880" w:hanging="360"/>
      </w:pPr>
      <w:rPr>
        <w:rFonts w:ascii="Symbol" w:hAnsi="Symbol" w:hint="default"/>
      </w:rPr>
    </w:lvl>
    <w:lvl w:ilvl="4" w:tplc="344CA422">
      <w:start w:val="1"/>
      <w:numFmt w:val="bullet"/>
      <w:lvlText w:val="o"/>
      <w:lvlJc w:val="left"/>
      <w:pPr>
        <w:ind w:left="3600" w:hanging="360"/>
      </w:pPr>
      <w:rPr>
        <w:rFonts w:ascii="Courier New" w:hAnsi="Courier New" w:hint="default"/>
      </w:rPr>
    </w:lvl>
    <w:lvl w:ilvl="5" w:tplc="591C1D10">
      <w:start w:val="1"/>
      <w:numFmt w:val="bullet"/>
      <w:lvlText w:val=""/>
      <w:lvlJc w:val="left"/>
      <w:pPr>
        <w:ind w:left="4320" w:hanging="360"/>
      </w:pPr>
      <w:rPr>
        <w:rFonts w:ascii="Wingdings" w:hAnsi="Wingdings" w:hint="default"/>
      </w:rPr>
    </w:lvl>
    <w:lvl w:ilvl="6" w:tplc="44D645F6">
      <w:start w:val="1"/>
      <w:numFmt w:val="bullet"/>
      <w:lvlText w:val=""/>
      <w:lvlJc w:val="left"/>
      <w:pPr>
        <w:ind w:left="5040" w:hanging="360"/>
      </w:pPr>
      <w:rPr>
        <w:rFonts w:ascii="Symbol" w:hAnsi="Symbol" w:hint="default"/>
      </w:rPr>
    </w:lvl>
    <w:lvl w:ilvl="7" w:tplc="569C3228">
      <w:start w:val="1"/>
      <w:numFmt w:val="bullet"/>
      <w:lvlText w:val="o"/>
      <w:lvlJc w:val="left"/>
      <w:pPr>
        <w:ind w:left="5760" w:hanging="360"/>
      </w:pPr>
      <w:rPr>
        <w:rFonts w:ascii="Courier New" w:hAnsi="Courier New" w:hint="default"/>
      </w:rPr>
    </w:lvl>
    <w:lvl w:ilvl="8" w:tplc="A7724EF4">
      <w:start w:val="1"/>
      <w:numFmt w:val="bullet"/>
      <w:lvlText w:val=""/>
      <w:lvlJc w:val="left"/>
      <w:pPr>
        <w:ind w:left="6480" w:hanging="360"/>
      </w:pPr>
      <w:rPr>
        <w:rFonts w:ascii="Wingdings" w:hAnsi="Wingdings" w:hint="default"/>
      </w:rPr>
    </w:lvl>
  </w:abstractNum>
  <w:abstractNum w:abstractNumId="44" w15:restartNumberingAfterBreak="0">
    <w:nsid w:val="79CE13B7"/>
    <w:multiLevelType w:val="multilevel"/>
    <w:tmpl w:val="04E4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BF1A7"/>
    <w:multiLevelType w:val="hybridMultilevel"/>
    <w:tmpl w:val="FFFFFFFF"/>
    <w:lvl w:ilvl="0" w:tplc="73284A12">
      <w:start w:val="1"/>
      <w:numFmt w:val="bullet"/>
      <w:lvlText w:val="o"/>
      <w:lvlJc w:val="left"/>
      <w:pPr>
        <w:ind w:left="720" w:hanging="360"/>
      </w:pPr>
      <w:rPr>
        <w:rFonts w:ascii="Courier New" w:hAnsi="Courier New" w:hint="default"/>
      </w:rPr>
    </w:lvl>
    <w:lvl w:ilvl="1" w:tplc="F828A0B4">
      <w:start w:val="1"/>
      <w:numFmt w:val="bullet"/>
      <w:lvlText w:val="o"/>
      <w:lvlJc w:val="left"/>
      <w:pPr>
        <w:ind w:left="1440" w:hanging="360"/>
      </w:pPr>
      <w:rPr>
        <w:rFonts w:ascii="Courier New" w:hAnsi="Courier New" w:hint="default"/>
      </w:rPr>
    </w:lvl>
    <w:lvl w:ilvl="2" w:tplc="AB626D10">
      <w:start w:val="1"/>
      <w:numFmt w:val="bullet"/>
      <w:lvlText w:val=""/>
      <w:lvlJc w:val="left"/>
      <w:pPr>
        <w:ind w:left="2160" w:hanging="360"/>
      </w:pPr>
      <w:rPr>
        <w:rFonts w:ascii="Wingdings" w:hAnsi="Wingdings" w:hint="default"/>
      </w:rPr>
    </w:lvl>
    <w:lvl w:ilvl="3" w:tplc="76C2594C">
      <w:start w:val="1"/>
      <w:numFmt w:val="bullet"/>
      <w:lvlText w:val=""/>
      <w:lvlJc w:val="left"/>
      <w:pPr>
        <w:ind w:left="2880" w:hanging="360"/>
      </w:pPr>
      <w:rPr>
        <w:rFonts w:ascii="Symbol" w:hAnsi="Symbol" w:hint="default"/>
      </w:rPr>
    </w:lvl>
    <w:lvl w:ilvl="4" w:tplc="512A0A18">
      <w:start w:val="1"/>
      <w:numFmt w:val="bullet"/>
      <w:lvlText w:val="o"/>
      <w:lvlJc w:val="left"/>
      <w:pPr>
        <w:ind w:left="3600" w:hanging="360"/>
      </w:pPr>
      <w:rPr>
        <w:rFonts w:ascii="Courier New" w:hAnsi="Courier New" w:hint="default"/>
      </w:rPr>
    </w:lvl>
    <w:lvl w:ilvl="5" w:tplc="83B068E0">
      <w:start w:val="1"/>
      <w:numFmt w:val="bullet"/>
      <w:lvlText w:val=""/>
      <w:lvlJc w:val="left"/>
      <w:pPr>
        <w:ind w:left="4320" w:hanging="360"/>
      </w:pPr>
      <w:rPr>
        <w:rFonts w:ascii="Wingdings" w:hAnsi="Wingdings" w:hint="default"/>
      </w:rPr>
    </w:lvl>
    <w:lvl w:ilvl="6" w:tplc="DB469992">
      <w:start w:val="1"/>
      <w:numFmt w:val="bullet"/>
      <w:lvlText w:val=""/>
      <w:lvlJc w:val="left"/>
      <w:pPr>
        <w:ind w:left="5040" w:hanging="360"/>
      </w:pPr>
      <w:rPr>
        <w:rFonts w:ascii="Symbol" w:hAnsi="Symbol" w:hint="default"/>
      </w:rPr>
    </w:lvl>
    <w:lvl w:ilvl="7" w:tplc="E960A16E">
      <w:start w:val="1"/>
      <w:numFmt w:val="bullet"/>
      <w:lvlText w:val="o"/>
      <w:lvlJc w:val="left"/>
      <w:pPr>
        <w:ind w:left="5760" w:hanging="360"/>
      </w:pPr>
      <w:rPr>
        <w:rFonts w:ascii="Courier New" w:hAnsi="Courier New" w:hint="default"/>
      </w:rPr>
    </w:lvl>
    <w:lvl w:ilvl="8" w:tplc="A3FED87A">
      <w:start w:val="1"/>
      <w:numFmt w:val="bullet"/>
      <w:lvlText w:val=""/>
      <w:lvlJc w:val="left"/>
      <w:pPr>
        <w:ind w:left="6480" w:hanging="360"/>
      </w:pPr>
      <w:rPr>
        <w:rFonts w:ascii="Wingdings" w:hAnsi="Wingdings" w:hint="default"/>
      </w:rPr>
    </w:lvl>
  </w:abstractNum>
  <w:num w:numId="1" w16cid:durableId="1033847078">
    <w:abstractNumId w:val="2"/>
  </w:num>
  <w:num w:numId="2" w16cid:durableId="477038246">
    <w:abstractNumId w:val="1"/>
  </w:num>
  <w:num w:numId="3" w16cid:durableId="817304857">
    <w:abstractNumId w:val="42"/>
  </w:num>
  <w:num w:numId="4" w16cid:durableId="1318221050">
    <w:abstractNumId w:val="16"/>
  </w:num>
  <w:num w:numId="5" w16cid:durableId="1448811597">
    <w:abstractNumId w:val="9"/>
  </w:num>
  <w:num w:numId="6" w16cid:durableId="661474575">
    <w:abstractNumId w:val="19"/>
  </w:num>
  <w:num w:numId="7" w16cid:durableId="445852910">
    <w:abstractNumId w:val="10"/>
  </w:num>
  <w:num w:numId="8" w16cid:durableId="935601297">
    <w:abstractNumId w:val="20"/>
  </w:num>
  <w:num w:numId="9" w16cid:durableId="379865965">
    <w:abstractNumId w:val="29"/>
  </w:num>
  <w:num w:numId="10" w16cid:durableId="771315123">
    <w:abstractNumId w:val="37"/>
  </w:num>
  <w:num w:numId="11" w16cid:durableId="1954751589">
    <w:abstractNumId w:val="44"/>
  </w:num>
  <w:num w:numId="12" w16cid:durableId="250547102">
    <w:abstractNumId w:val="0"/>
  </w:num>
  <w:num w:numId="13" w16cid:durableId="445080555">
    <w:abstractNumId w:val="39"/>
  </w:num>
  <w:num w:numId="14" w16cid:durableId="1077019636">
    <w:abstractNumId w:val="7"/>
  </w:num>
  <w:num w:numId="15" w16cid:durableId="861092293">
    <w:abstractNumId w:val="27"/>
  </w:num>
  <w:num w:numId="16" w16cid:durableId="1516723568">
    <w:abstractNumId w:val="4"/>
  </w:num>
  <w:num w:numId="17" w16cid:durableId="1812289676">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069766538">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9" w16cid:durableId="382871109">
    <w:abstractNumId w:val="36"/>
  </w:num>
  <w:num w:numId="20" w16cid:durableId="563831574">
    <w:abstractNumId w:val="34"/>
  </w:num>
  <w:num w:numId="21" w16cid:durableId="1442645264">
    <w:abstractNumId w:val="17"/>
  </w:num>
  <w:num w:numId="22" w16cid:durableId="1108893263">
    <w:abstractNumId w:val="38"/>
  </w:num>
  <w:num w:numId="23" w16cid:durableId="1224637032">
    <w:abstractNumId w:val="24"/>
  </w:num>
  <w:num w:numId="24" w16cid:durableId="1294022859">
    <w:abstractNumId w:val="23"/>
  </w:num>
  <w:num w:numId="25" w16cid:durableId="1605308110">
    <w:abstractNumId w:val="32"/>
  </w:num>
  <w:num w:numId="26" w16cid:durableId="1997689127">
    <w:abstractNumId w:val="12"/>
  </w:num>
  <w:num w:numId="27" w16cid:durableId="84494053">
    <w:abstractNumId w:val="8"/>
  </w:num>
  <w:num w:numId="28" w16cid:durableId="179123887">
    <w:abstractNumId w:val="22"/>
  </w:num>
  <w:num w:numId="29" w16cid:durableId="1392197658">
    <w:abstractNumId w:val="6"/>
  </w:num>
  <w:num w:numId="30" w16cid:durableId="1717271372">
    <w:abstractNumId w:val="5"/>
  </w:num>
  <w:num w:numId="31" w16cid:durableId="1741707267">
    <w:abstractNumId w:val="31"/>
  </w:num>
  <w:num w:numId="32" w16cid:durableId="386145230">
    <w:abstractNumId w:val="11"/>
  </w:num>
  <w:num w:numId="33" w16cid:durableId="1786269752">
    <w:abstractNumId w:val="33"/>
  </w:num>
  <w:num w:numId="34" w16cid:durableId="1568681881">
    <w:abstractNumId w:val="43"/>
  </w:num>
  <w:num w:numId="35" w16cid:durableId="1732730034">
    <w:abstractNumId w:val="18"/>
  </w:num>
  <w:num w:numId="36" w16cid:durableId="115225418">
    <w:abstractNumId w:val="21"/>
  </w:num>
  <w:num w:numId="37" w16cid:durableId="179662421">
    <w:abstractNumId w:val="15"/>
  </w:num>
  <w:num w:numId="38" w16cid:durableId="742606850">
    <w:abstractNumId w:val="45"/>
  </w:num>
  <w:num w:numId="39" w16cid:durableId="2116096948">
    <w:abstractNumId w:val="40"/>
  </w:num>
  <w:num w:numId="40" w16cid:durableId="2079474970">
    <w:abstractNumId w:val="28"/>
  </w:num>
  <w:num w:numId="41" w16cid:durableId="1464696484">
    <w:abstractNumId w:val="41"/>
  </w:num>
  <w:num w:numId="42" w16cid:durableId="252663639">
    <w:abstractNumId w:val="13"/>
  </w:num>
  <w:num w:numId="43" w16cid:durableId="1509058771">
    <w:abstractNumId w:val="3"/>
  </w:num>
  <w:num w:numId="44" w16cid:durableId="656808529">
    <w:abstractNumId w:val="26"/>
  </w:num>
  <w:num w:numId="45" w16cid:durableId="1430737611">
    <w:abstractNumId w:val="30"/>
  </w:num>
  <w:num w:numId="46" w16cid:durableId="1234508283">
    <w:abstractNumId w:val="14"/>
  </w:num>
  <w:num w:numId="47" w16cid:durableId="1216892515">
    <w:abstractNumId w:val="35"/>
  </w:num>
  <w:num w:numId="48" w16cid:durableId="2047872728">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DA7"/>
    <w:rsid w:val="000044D3"/>
    <w:rsid w:val="00007777"/>
    <w:rsid w:val="00012B8D"/>
    <w:rsid w:val="00021792"/>
    <w:rsid w:val="00021871"/>
    <w:rsid w:val="000222A6"/>
    <w:rsid w:val="000226BE"/>
    <w:rsid w:val="00022848"/>
    <w:rsid w:val="00024A3C"/>
    <w:rsid w:val="0002548F"/>
    <w:rsid w:val="000301EC"/>
    <w:rsid w:val="0003189D"/>
    <w:rsid w:val="00033DA8"/>
    <w:rsid w:val="0003522F"/>
    <w:rsid w:val="00036FD7"/>
    <w:rsid w:val="00041BBE"/>
    <w:rsid w:val="00045951"/>
    <w:rsid w:val="00055270"/>
    <w:rsid w:val="000565FE"/>
    <w:rsid w:val="0006104B"/>
    <w:rsid w:val="000615F1"/>
    <w:rsid w:val="000645DB"/>
    <w:rsid w:val="000675EF"/>
    <w:rsid w:val="00070FCA"/>
    <w:rsid w:val="00087B22"/>
    <w:rsid w:val="00092FF5"/>
    <w:rsid w:val="0009317A"/>
    <w:rsid w:val="00093EE3"/>
    <w:rsid w:val="000949E0"/>
    <w:rsid w:val="000962C2"/>
    <w:rsid w:val="0009643F"/>
    <w:rsid w:val="000A06B7"/>
    <w:rsid w:val="000A0BC9"/>
    <w:rsid w:val="000A1DAC"/>
    <w:rsid w:val="000A5D7C"/>
    <w:rsid w:val="000B050F"/>
    <w:rsid w:val="000B1517"/>
    <w:rsid w:val="000B1E41"/>
    <w:rsid w:val="000B4B9B"/>
    <w:rsid w:val="000B7BFD"/>
    <w:rsid w:val="000C1356"/>
    <w:rsid w:val="000C2C96"/>
    <w:rsid w:val="000C35B2"/>
    <w:rsid w:val="000C3AF0"/>
    <w:rsid w:val="000C4D47"/>
    <w:rsid w:val="000C52BF"/>
    <w:rsid w:val="000C583D"/>
    <w:rsid w:val="000C633A"/>
    <w:rsid w:val="000D12D3"/>
    <w:rsid w:val="000D3204"/>
    <w:rsid w:val="000D51E4"/>
    <w:rsid w:val="000D77EA"/>
    <w:rsid w:val="000E31B2"/>
    <w:rsid w:val="000E36FD"/>
    <w:rsid w:val="000E7ED4"/>
    <w:rsid w:val="000F1FB5"/>
    <w:rsid w:val="000F3923"/>
    <w:rsid w:val="000F47C2"/>
    <w:rsid w:val="000F5098"/>
    <w:rsid w:val="000F5775"/>
    <w:rsid w:val="000F695E"/>
    <w:rsid w:val="000F79EC"/>
    <w:rsid w:val="000F7D19"/>
    <w:rsid w:val="000F7EAF"/>
    <w:rsid w:val="00102269"/>
    <w:rsid w:val="001036A9"/>
    <w:rsid w:val="00103B4C"/>
    <w:rsid w:val="00104A99"/>
    <w:rsid w:val="00112A53"/>
    <w:rsid w:val="00112F5D"/>
    <w:rsid w:val="001132BC"/>
    <w:rsid w:val="00121178"/>
    <w:rsid w:val="00121535"/>
    <w:rsid w:val="001256C6"/>
    <w:rsid w:val="00126F6D"/>
    <w:rsid w:val="00131ECE"/>
    <w:rsid w:val="00133EA2"/>
    <w:rsid w:val="00135DC9"/>
    <w:rsid w:val="00152C3A"/>
    <w:rsid w:val="00153BB6"/>
    <w:rsid w:val="001551CB"/>
    <w:rsid w:val="00155AF6"/>
    <w:rsid w:val="001578B4"/>
    <w:rsid w:val="00157918"/>
    <w:rsid w:val="0016094D"/>
    <w:rsid w:val="0016181D"/>
    <w:rsid w:val="00163CC5"/>
    <w:rsid w:val="00164385"/>
    <w:rsid w:val="00165844"/>
    <w:rsid w:val="00166517"/>
    <w:rsid w:val="00166F0A"/>
    <w:rsid w:val="001762A6"/>
    <w:rsid w:val="00180BBF"/>
    <w:rsid w:val="00180FC3"/>
    <w:rsid w:val="0018472C"/>
    <w:rsid w:val="00186533"/>
    <w:rsid w:val="00187FF9"/>
    <w:rsid w:val="001914E6"/>
    <w:rsid w:val="00192CA3"/>
    <w:rsid w:val="0019374C"/>
    <w:rsid w:val="00195AAA"/>
    <w:rsid w:val="001A04C7"/>
    <w:rsid w:val="001A39BD"/>
    <w:rsid w:val="001A3E14"/>
    <w:rsid w:val="001A63D1"/>
    <w:rsid w:val="001B087E"/>
    <w:rsid w:val="001B15A4"/>
    <w:rsid w:val="001B41D6"/>
    <w:rsid w:val="001B5A7C"/>
    <w:rsid w:val="001B5DB2"/>
    <w:rsid w:val="001B6426"/>
    <w:rsid w:val="001B69B1"/>
    <w:rsid w:val="001C00AA"/>
    <w:rsid w:val="001C0AD8"/>
    <w:rsid w:val="001C4C50"/>
    <w:rsid w:val="001C7C0C"/>
    <w:rsid w:val="001D06F7"/>
    <w:rsid w:val="001D0BC6"/>
    <w:rsid w:val="001D2B4B"/>
    <w:rsid w:val="001E0C47"/>
    <w:rsid w:val="001E34A9"/>
    <w:rsid w:val="001E4496"/>
    <w:rsid w:val="001E529B"/>
    <w:rsid w:val="001F120D"/>
    <w:rsid w:val="001F2CB4"/>
    <w:rsid w:val="00202FB3"/>
    <w:rsid w:val="00203B63"/>
    <w:rsid w:val="00204AFE"/>
    <w:rsid w:val="00204FBF"/>
    <w:rsid w:val="00207E77"/>
    <w:rsid w:val="00210068"/>
    <w:rsid w:val="00210B9B"/>
    <w:rsid w:val="00211F23"/>
    <w:rsid w:val="00212896"/>
    <w:rsid w:val="00215D07"/>
    <w:rsid w:val="00216900"/>
    <w:rsid w:val="0022233F"/>
    <w:rsid w:val="002258E5"/>
    <w:rsid w:val="00230205"/>
    <w:rsid w:val="00230D61"/>
    <w:rsid w:val="00246B36"/>
    <w:rsid w:val="00250E65"/>
    <w:rsid w:val="0025298C"/>
    <w:rsid w:val="00253402"/>
    <w:rsid w:val="00255EF4"/>
    <w:rsid w:val="00256E92"/>
    <w:rsid w:val="00260AB3"/>
    <w:rsid w:val="00260AE8"/>
    <w:rsid w:val="0026278C"/>
    <w:rsid w:val="00262C73"/>
    <w:rsid w:val="00265154"/>
    <w:rsid w:val="00267E89"/>
    <w:rsid w:val="00273B07"/>
    <w:rsid w:val="002758E3"/>
    <w:rsid w:val="002760DE"/>
    <w:rsid w:val="00276812"/>
    <w:rsid w:val="0028564D"/>
    <w:rsid w:val="00285C9F"/>
    <w:rsid w:val="00287C1D"/>
    <w:rsid w:val="00295295"/>
    <w:rsid w:val="00295456"/>
    <w:rsid w:val="002A65C9"/>
    <w:rsid w:val="002A67EE"/>
    <w:rsid w:val="002A6E1C"/>
    <w:rsid w:val="002B0FEE"/>
    <w:rsid w:val="002B12C2"/>
    <w:rsid w:val="002B162C"/>
    <w:rsid w:val="002B2C1E"/>
    <w:rsid w:val="002B2CAB"/>
    <w:rsid w:val="002B5E84"/>
    <w:rsid w:val="002C76E5"/>
    <w:rsid w:val="002D1A4F"/>
    <w:rsid w:val="002D203B"/>
    <w:rsid w:val="002D38F4"/>
    <w:rsid w:val="002E1343"/>
    <w:rsid w:val="002E2648"/>
    <w:rsid w:val="002E36A4"/>
    <w:rsid w:val="002E3C06"/>
    <w:rsid w:val="002E6F19"/>
    <w:rsid w:val="002F72D8"/>
    <w:rsid w:val="00303AF5"/>
    <w:rsid w:val="003051D8"/>
    <w:rsid w:val="003064CF"/>
    <w:rsid w:val="00313971"/>
    <w:rsid w:val="00313FE7"/>
    <w:rsid w:val="00314C3B"/>
    <w:rsid w:val="00315A28"/>
    <w:rsid w:val="003168D0"/>
    <w:rsid w:val="003207F3"/>
    <w:rsid w:val="00325D72"/>
    <w:rsid w:val="003263A0"/>
    <w:rsid w:val="003300DD"/>
    <w:rsid w:val="00333234"/>
    <w:rsid w:val="00333A67"/>
    <w:rsid w:val="00333F2A"/>
    <w:rsid w:val="00334D0F"/>
    <w:rsid w:val="00336D86"/>
    <w:rsid w:val="00340A38"/>
    <w:rsid w:val="003412EF"/>
    <w:rsid w:val="003416C1"/>
    <w:rsid w:val="003419D7"/>
    <w:rsid w:val="003421F6"/>
    <w:rsid w:val="0034292A"/>
    <w:rsid w:val="00342D98"/>
    <w:rsid w:val="0034542D"/>
    <w:rsid w:val="003457F1"/>
    <w:rsid w:val="00346511"/>
    <w:rsid w:val="003470B4"/>
    <w:rsid w:val="00347B75"/>
    <w:rsid w:val="00347CA4"/>
    <w:rsid w:val="00347CFA"/>
    <w:rsid w:val="00351AAE"/>
    <w:rsid w:val="00353CC7"/>
    <w:rsid w:val="00354B10"/>
    <w:rsid w:val="003557B7"/>
    <w:rsid w:val="0036196D"/>
    <w:rsid w:val="003668BC"/>
    <w:rsid w:val="003725F8"/>
    <w:rsid w:val="00373515"/>
    <w:rsid w:val="00373D3B"/>
    <w:rsid w:val="00380F99"/>
    <w:rsid w:val="003818D5"/>
    <w:rsid w:val="0038243F"/>
    <w:rsid w:val="003851C4"/>
    <w:rsid w:val="00390BA2"/>
    <w:rsid w:val="00391FED"/>
    <w:rsid w:val="00392216"/>
    <w:rsid w:val="003944BE"/>
    <w:rsid w:val="00396BC6"/>
    <w:rsid w:val="003A3C73"/>
    <w:rsid w:val="003A5A06"/>
    <w:rsid w:val="003A5D03"/>
    <w:rsid w:val="003A700F"/>
    <w:rsid w:val="003B4C0C"/>
    <w:rsid w:val="003B5EAC"/>
    <w:rsid w:val="003B7EEA"/>
    <w:rsid w:val="003C0BF9"/>
    <w:rsid w:val="003C71F9"/>
    <w:rsid w:val="003D0270"/>
    <w:rsid w:val="003D3BF5"/>
    <w:rsid w:val="003D660D"/>
    <w:rsid w:val="003E7C30"/>
    <w:rsid w:val="003F08A1"/>
    <w:rsid w:val="003F438E"/>
    <w:rsid w:val="003F64FE"/>
    <w:rsid w:val="003F705F"/>
    <w:rsid w:val="003F7216"/>
    <w:rsid w:val="004008D4"/>
    <w:rsid w:val="004012B0"/>
    <w:rsid w:val="00404FFD"/>
    <w:rsid w:val="00406E5D"/>
    <w:rsid w:val="00411A13"/>
    <w:rsid w:val="00412BC9"/>
    <w:rsid w:val="00413F0C"/>
    <w:rsid w:val="00417481"/>
    <w:rsid w:val="00426136"/>
    <w:rsid w:val="00435CEF"/>
    <w:rsid w:val="004410B1"/>
    <w:rsid w:val="00441440"/>
    <w:rsid w:val="0044159C"/>
    <w:rsid w:val="00442AEB"/>
    <w:rsid w:val="004456DD"/>
    <w:rsid w:val="00450170"/>
    <w:rsid w:val="00460AC3"/>
    <w:rsid w:val="0046449D"/>
    <w:rsid w:val="004672F9"/>
    <w:rsid w:val="0046787F"/>
    <w:rsid w:val="00471747"/>
    <w:rsid w:val="004742FB"/>
    <w:rsid w:val="00475437"/>
    <w:rsid w:val="00480B62"/>
    <w:rsid w:val="00481ECC"/>
    <w:rsid w:val="004853A1"/>
    <w:rsid w:val="004866A8"/>
    <w:rsid w:val="00487C57"/>
    <w:rsid w:val="0049167A"/>
    <w:rsid w:val="00491EE1"/>
    <w:rsid w:val="00496092"/>
    <w:rsid w:val="004961F8"/>
    <w:rsid w:val="00496DFB"/>
    <w:rsid w:val="004A192E"/>
    <w:rsid w:val="004A2ED0"/>
    <w:rsid w:val="004A4A88"/>
    <w:rsid w:val="004A7594"/>
    <w:rsid w:val="004B08F3"/>
    <w:rsid w:val="004B15A5"/>
    <w:rsid w:val="004B4B16"/>
    <w:rsid w:val="004B5805"/>
    <w:rsid w:val="004C1569"/>
    <w:rsid w:val="004C3165"/>
    <w:rsid w:val="004C3479"/>
    <w:rsid w:val="004C3B64"/>
    <w:rsid w:val="004C3C7B"/>
    <w:rsid w:val="004C3D43"/>
    <w:rsid w:val="004C492E"/>
    <w:rsid w:val="004C79E2"/>
    <w:rsid w:val="004D3B91"/>
    <w:rsid w:val="004D6A23"/>
    <w:rsid w:val="004D6E53"/>
    <w:rsid w:val="004D7926"/>
    <w:rsid w:val="004E007E"/>
    <w:rsid w:val="004F106F"/>
    <w:rsid w:val="004F3249"/>
    <w:rsid w:val="004F4519"/>
    <w:rsid w:val="004F62E3"/>
    <w:rsid w:val="004F6D3C"/>
    <w:rsid w:val="00500C55"/>
    <w:rsid w:val="00503140"/>
    <w:rsid w:val="00504A77"/>
    <w:rsid w:val="0051043F"/>
    <w:rsid w:val="005121F6"/>
    <w:rsid w:val="00516AED"/>
    <w:rsid w:val="00516E27"/>
    <w:rsid w:val="00521697"/>
    <w:rsid w:val="005232F6"/>
    <w:rsid w:val="00527940"/>
    <w:rsid w:val="00527B21"/>
    <w:rsid w:val="00532C18"/>
    <w:rsid w:val="0053321E"/>
    <w:rsid w:val="00534B67"/>
    <w:rsid w:val="00534E9E"/>
    <w:rsid w:val="005378F6"/>
    <w:rsid w:val="0054163E"/>
    <w:rsid w:val="00545CEF"/>
    <w:rsid w:val="00545FC6"/>
    <w:rsid w:val="005547F9"/>
    <w:rsid w:val="0055483F"/>
    <w:rsid w:val="00563BE4"/>
    <w:rsid w:val="00563D8D"/>
    <w:rsid w:val="00566F92"/>
    <w:rsid w:val="00571FE1"/>
    <w:rsid w:val="005724C5"/>
    <w:rsid w:val="00572B69"/>
    <w:rsid w:val="00574AAE"/>
    <w:rsid w:val="00575471"/>
    <w:rsid w:val="0058211B"/>
    <w:rsid w:val="00582C8C"/>
    <w:rsid w:val="00585CBA"/>
    <w:rsid w:val="00586A6F"/>
    <w:rsid w:val="0059001F"/>
    <w:rsid w:val="005918D8"/>
    <w:rsid w:val="00597ED3"/>
    <w:rsid w:val="005A337F"/>
    <w:rsid w:val="005A3AB6"/>
    <w:rsid w:val="005A4ACB"/>
    <w:rsid w:val="005A6F7A"/>
    <w:rsid w:val="005B04B7"/>
    <w:rsid w:val="005B2F70"/>
    <w:rsid w:val="005B3B9F"/>
    <w:rsid w:val="005B6288"/>
    <w:rsid w:val="005C0B30"/>
    <w:rsid w:val="005C22D6"/>
    <w:rsid w:val="005C7474"/>
    <w:rsid w:val="005C791B"/>
    <w:rsid w:val="005D4156"/>
    <w:rsid w:val="005E19F6"/>
    <w:rsid w:val="005E350E"/>
    <w:rsid w:val="005E363D"/>
    <w:rsid w:val="006019B4"/>
    <w:rsid w:val="00610D19"/>
    <w:rsid w:val="006115A2"/>
    <w:rsid w:val="00613691"/>
    <w:rsid w:val="00616F12"/>
    <w:rsid w:val="00620524"/>
    <w:rsid w:val="00633454"/>
    <w:rsid w:val="0063764D"/>
    <w:rsid w:val="006426D0"/>
    <w:rsid w:val="00646100"/>
    <w:rsid w:val="00647459"/>
    <w:rsid w:val="00650530"/>
    <w:rsid w:val="00650C7E"/>
    <w:rsid w:val="00654072"/>
    <w:rsid w:val="006624E0"/>
    <w:rsid w:val="00663880"/>
    <w:rsid w:val="00664DB9"/>
    <w:rsid w:val="00666242"/>
    <w:rsid w:val="00666C58"/>
    <w:rsid w:val="006712AC"/>
    <w:rsid w:val="00671843"/>
    <w:rsid w:val="00673272"/>
    <w:rsid w:val="00674826"/>
    <w:rsid w:val="00676A2F"/>
    <w:rsid w:val="00677FDB"/>
    <w:rsid w:val="006808C2"/>
    <w:rsid w:val="006917F7"/>
    <w:rsid w:val="00691FE2"/>
    <w:rsid w:val="00693C8D"/>
    <w:rsid w:val="00697106"/>
    <w:rsid w:val="00697328"/>
    <w:rsid w:val="00697B14"/>
    <w:rsid w:val="006A0C66"/>
    <w:rsid w:val="006A5903"/>
    <w:rsid w:val="006B1EC0"/>
    <w:rsid w:val="006C7DA3"/>
    <w:rsid w:val="006D68AE"/>
    <w:rsid w:val="006E057C"/>
    <w:rsid w:val="006E1534"/>
    <w:rsid w:val="006E7844"/>
    <w:rsid w:val="006F24B5"/>
    <w:rsid w:val="006F78CB"/>
    <w:rsid w:val="0070023A"/>
    <w:rsid w:val="00702399"/>
    <w:rsid w:val="00702744"/>
    <w:rsid w:val="00703B3B"/>
    <w:rsid w:val="00704B4F"/>
    <w:rsid w:val="00711D0F"/>
    <w:rsid w:val="00712650"/>
    <w:rsid w:val="0071424C"/>
    <w:rsid w:val="00714C9F"/>
    <w:rsid w:val="00723953"/>
    <w:rsid w:val="00732AA7"/>
    <w:rsid w:val="00737122"/>
    <w:rsid w:val="00741265"/>
    <w:rsid w:val="00743D24"/>
    <w:rsid w:val="00745A8B"/>
    <w:rsid w:val="00751F10"/>
    <w:rsid w:val="007523BD"/>
    <w:rsid w:val="0075347E"/>
    <w:rsid w:val="00756078"/>
    <w:rsid w:val="007565D4"/>
    <w:rsid w:val="00757CDA"/>
    <w:rsid w:val="007602B3"/>
    <w:rsid w:val="0077021B"/>
    <w:rsid w:val="00770BBC"/>
    <w:rsid w:val="007726C8"/>
    <w:rsid w:val="00773201"/>
    <w:rsid w:val="00775361"/>
    <w:rsid w:val="00775569"/>
    <w:rsid w:val="007775D1"/>
    <w:rsid w:val="00783AEA"/>
    <w:rsid w:val="007843AA"/>
    <w:rsid w:val="00790302"/>
    <w:rsid w:val="007919A9"/>
    <w:rsid w:val="00794409"/>
    <w:rsid w:val="00794516"/>
    <w:rsid w:val="007947F6"/>
    <w:rsid w:val="00796A12"/>
    <w:rsid w:val="00796D4C"/>
    <w:rsid w:val="007A0047"/>
    <w:rsid w:val="007A2FCF"/>
    <w:rsid w:val="007A470A"/>
    <w:rsid w:val="007A581E"/>
    <w:rsid w:val="007B03B5"/>
    <w:rsid w:val="007B1A05"/>
    <w:rsid w:val="007B21A5"/>
    <w:rsid w:val="007B54B7"/>
    <w:rsid w:val="007C0212"/>
    <w:rsid w:val="007C230F"/>
    <w:rsid w:val="007C2ECE"/>
    <w:rsid w:val="007C3B7A"/>
    <w:rsid w:val="007D3123"/>
    <w:rsid w:val="007D3999"/>
    <w:rsid w:val="007D3F87"/>
    <w:rsid w:val="007D4C87"/>
    <w:rsid w:val="007D6FBE"/>
    <w:rsid w:val="007D753E"/>
    <w:rsid w:val="007D793B"/>
    <w:rsid w:val="007E4857"/>
    <w:rsid w:val="007F0C0B"/>
    <w:rsid w:val="007F2009"/>
    <w:rsid w:val="007F20F5"/>
    <w:rsid w:val="007F3A52"/>
    <w:rsid w:val="007F495F"/>
    <w:rsid w:val="00802520"/>
    <w:rsid w:val="008051AB"/>
    <w:rsid w:val="0080631D"/>
    <w:rsid w:val="0080790E"/>
    <w:rsid w:val="00811FDC"/>
    <w:rsid w:val="0081204E"/>
    <w:rsid w:val="00812362"/>
    <w:rsid w:val="00816F74"/>
    <w:rsid w:val="008206A8"/>
    <w:rsid w:val="0082110F"/>
    <w:rsid w:val="00825894"/>
    <w:rsid w:val="008315F5"/>
    <w:rsid w:val="00833A05"/>
    <w:rsid w:val="00834506"/>
    <w:rsid w:val="00836E37"/>
    <w:rsid w:val="00842523"/>
    <w:rsid w:val="00842B9E"/>
    <w:rsid w:val="00842BD4"/>
    <w:rsid w:val="0084680B"/>
    <w:rsid w:val="0084B34F"/>
    <w:rsid w:val="00851857"/>
    <w:rsid w:val="00851B09"/>
    <w:rsid w:val="00852AEC"/>
    <w:rsid w:val="00857492"/>
    <w:rsid w:val="0086155D"/>
    <w:rsid w:val="00861FEB"/>
    <w:rsid w:val="0086292B"/>
    <w:rsid w:val="008633EF"/>
    <w:rsid w:val="00864856"/>
    <w:rsid w:val="0087028F"/>
    <w:rsid w:val="00870D05"/>
    <w:rsid w:val="00872A29"/>
    <w:rsid w:val="00873771"/>
    <w:rsid w:val="0087407D"/>
    <w:rsid w:val="00874AEF"/>
    <w:rsid w:val="00881D2E"/>
    <w:rsid w:val="00881F6B"/>
    <w:rsid w:val="008848AA"/>
    <w:rsid w:val="00887842"/>
    <w:rsid w:val="00887A59"/>
    <w:rsid w:val="0089176D"/>
    <w:rsid w:val="00892760"/>
    <w:rsid w:val="00896C02"/>
    <w:rsid w:val="008971D4"/>
    <w:rsid w:val="008A040A"/>
    <w:rsid w:val="008A055A"/>
    <w:rsid w:val="008A2A08"/>
    <w:rsid w:val="008A3C2C"/>
    <w:rsid w:val="008A50B7"/>
    <w:rsid w:val="008A5F1C"/>
    <w:rsid w:val="008A61E3"/>
    <w:rsid w:val="008A7AAD"/>
    <w:rsid w:val="008B66F2"/>
    <w:rsid w:val="008C15CB"/>
    <w:rsid w:val="008C69D9"/>
    <w:rsid w:val="008C6C0A"/>
    <w:rsid w:val="008D1232"/>
    <w:rsid w:val="008D2DB5"/>
    <w:rsid w:val="008D3F65"/>
    <w:rsid w:val="008D67DE"/>
    <w:rsid w:val="008E251B"/>
    <w:rsid w:val="008E53F7"/>
    <w:rsid w:val="008E593F"/>
    <w:rsid w:val="008F0BF7"/>
    <w:rsid w:val="008F12D9"/>
    <w:rsid w:val="008F5230"/>
    <w:rsid w:val="008F55B8"/>
    <w:rsid w:val="008F60F1"/>
    <w:rsid w:val="008F7D52"/>
    <w:rsid w:val="009006E2"/>
    <w:rsid w:val="009039DC"/>
    <w:rsid w:val="009053FA"/>
    <w:rsid w:val="00906B76"/>
    <w:rsid w:val="00907BCF"/>
    <w:rsid w:val="009101AA"/>
    <w:rsid w:val="009107BA"/>
    <w:rsid w:val="0091252E"/>
    <w:rsid w:val="00916F46"/>
    <w:rsid w:val="00924299"/>
    <w:rsid w:val="0093022C"/>
    <w:rsid w:val="0093265A"/>
    <w:rsid w:val="009327F3"/>
    <w:rsid w:val="00932F56"/>
    <w:rsid w:val="00934200"/>
    <w:rsid w:val="00935D92"/>
    <w:rsid w:val="00940FC3"/>
    <w:rsid w:val="0094140F"/>
    <w:rsid w:val="00941F25"/>
    <w:rsid w:val="00944CF9"/>
    <w:rsid w:val="009477FC"/>
    <w:rsid w:val="009478EF"/>
    <w:rsid w:val="00950AE5"/>
    <w:rsid w:val="00954A05"/>
    <w:rsid w:val="009617BC"/>
    <w:rsid w:val="00963747"/>
    <w:rsid w:val="00965B3B"/>
    <w:rsid w:val="00967CC5"/>
    <w:rsid w:val="00971BFC"/>
    <w:rsid w:val="0097221E"/>
    <w:rsid w:val="0097443A"/>
    <w:rsid w:val="0098138F"/>
    <w:rsid w:val="00981482"/>
    <w:rsid w:val="0098209B"/>
    <w:rsid w:val="00982128"/>
    <w:rsid w:val="00987A72"/>
    <w:rsid w:val="009913D0"/>
    <w:rsid w:val="00993CC5"/>
    <w:rsid w:val="00994ADC"/>
    <w:rsid w:val="00995EF0"/>
    <w:rsid w:val="00996C0A"/>
    <w:rsid w:val="009971FD"/>
    <w:rsid w:val="009A3300"/>
    <w:rsid w:val="009A40F6"/>
    <w:rsid w:val="009A6A0A"/>
    <w:rsid w:val="009B0950"/>
    <w:rsid w:val="009B221C"/>
    <w:rsid w:val="009B6975"/>
    <w:rsid w:val="009B6F66"/>
    <w:rsid w:val="009C0372"/>
    <w:rsid w:val="009C12A4"/>
    <w:rsid w:val="009C26E5"/>
    <w:rsid w:val="009C387E"/>
    <w:rsid w:val="009C50F9"/>
    <w:rsid w:val="009C51E0"/>
    <w:rsid w:val="009C7F36"/>
    <w:rsid w:val="009D4CE2"/>
    <w:rsid w:val="009D52D8"/>
    <w:rsid w:val="009D5C30"/>
    <w:rsid w:val="009E116C"/>
    <w:rsid w:val="009E2314"/>
    <w:rsid w:val="009E3925"/>
    <w:rsid w:val="009F2A43"/>
    <w:rsid w:val="009F3583"/>
    <w:rsid w:val="009F4337"/>
    <w:rsid w:val="009F49E7"/>
    <w:rsid w:val="00A01BA9"/>
    <w:rsid w:val="00A0342A"/>
    <w:rsid w:val="00A05430"/>
    <w:rsid w:val="00A07D83"/>
    <w:rsid w:val="00A11AF2"/>
    <w:rsid w:val="00A12FC9"/>
    <w:rsid w:val="00A14523"/>
    <w:rsid w:val="00A16013"/>
    <w:rsid w:val="00A205D7"/>
    <w:rsid w:val="00A20DA3"/>
    <w:rsid w:val="00A30218"/>
    <w:rsid w:val="00A34CBB"/>
    <w:rsid w:val="00A36293"/>
    <w:rsid w:val="00A365B2"/>
    <w:rsid w:val="00A3710F"/>
    <w:rsid w:val="00A37918"/>
    <w:rsid w:val="00A408CE"/>
    <w:rsid w:val="00A410EA"/>
    <w:rsid w:val="00A45AEE"/>
    <w:rsid w:val="00A4748D"/>
    <w:rsid w:val="00A52A50"/>
    <w:rsid w:val="00A52D50"/>
    <w:rsid w:val="00A52FE9"/>
    <w:rsid w:val="00A54D0A"/>
    <w:rsid w:val="00A54D79"/>
    <w:rsid w:val="00A6167B"/>
    <w:rsid w:val="00A65443"/>
    <w:rsid w:val="00A65853"/>
    <w:rsid w:val="00A6691B"/>
    <w:rsid w:val="00A82E66"/>
    <w:rsid w:val="00A848C5"/>
    <w:rsid w:val="00A8627D"/>
    <w:rsid w:val="00A873D3"/>
    <w:rsid w:val="00A92533"/>
    <w:rsid w:val="00AA2F1C"/>
    <w:rsid w:val="00AA34E7"/>
    <w:rsid w:val="00AA7A44"/>
    <w:rsid w:val="00AB1599"/>
    <w:rsid w:val="00AB1BF2"/>
    <w:rsid w:val="00AB44EA"/>
    <w:rsid w:val="00AB58E0"/>
    <w:rsid w:val="00AD3CDA"/>
    <w:rsid w:val="00AD56CF"/>
    <w:rsid w:val="00AD6EB1"/>
    <w:rsid w:val="00AD7813"/>
    <w:rsid w:val="00AE3BD7"/>
    <w:rsid w:val="00AE65A0"/>
    <w:rsid w:val="00AE7A47"/>
    <w:rsid w:val="00AF2BA7"/>
    <w:rsid w:val="00AF3DC5"/>
    <w:rsid w:val="00AF5529"/>
    <w:rsid w:val="00AF5F3C"/>
    <w:rsid w:val="00AF687C"/>
    <w:rsid w:val="00B00817"/>
    <w:rsid w:val="00B0302E"/>
    <w:rsid w:val="00B03CA8"/>
    <w:rsid w:val="00B0537A"/>
    <w:rsid w:val="00B144A2"/>
    <w:rsid w:val="00B16BD9"/>
    <w:rsid w:val="00B16E79"/>
    <w:rsid w:val="00B175E3"/>
    <w:rsid w:val="00B20385"/>
    <w:rsid w:val="00B215FB"/>
    <w:rsid w:val="00B21924"/>
    <w:rsid w:val="00B23AA8"/>
    <w:rsid w:val="00B25AD9"/>
    <w:rsid w:val="00B26C03"/>
    <w:rsid w:val="00B301A8"/>
    <w:rsid w:val="00B32F2C"/>
    <w:rsid w:val="00B355C4"/>
    <w:rsid w:val="00B3617E"/>
    <w:rsid w:val="00B42DF5"/>
    <w:rsid w:val="00B4648C"/>
    <w:rsid w:val="00B469EF"/>
    <w:rsid w:val="00B51BA7"/>
    <w:rsid w:val="00B540FC"/>
    <w:rsid w:val="00B55F05"/>
    <w:rsid w:val="00B5770C"/>
    <w:rsid w:val="00B65863"/>
    <w:rsid w:val="00B66CEB"/>
    <w:rsid w:val="00B71625"/>
    <w:rsid w:val="00B74A19"/>
    <w:rsid w:val="00B82EDF"/>
    <w:rsid w:val="00B932D3"/>
    <w:rsid w:val="00B95D3A"/>
    <w:rsid w:val="00B9650E"/>
    <w:rsid w:val="00B96B95"/>
    <w:rsid w:val="00B96D54"/>
    <w:rsid w:val="00BA0A65"/>
    <w:rsid w:val="00BA2C35"/>
    <w:rsid w:val="00BA3BEF"/>
    <w:rsid w:val="00BA46B4"/>
    <w:rsid w:val="00BB719B"/>
    <w:rsid w:val="00BB72F1"/>
    <w:rsid w:val="00BB7B49"/>
    <w:rsid w:val="00BC1B3E"/>
    <w:rsid w:val="00BC28E8"/>
    <w:rsid w:val="00BC3D5C"/>
    <w:rsid w:val="00BC4335"/>
    <w:rsid w:val="00BD0BB8"/>
    <w:rsid w:val="00BD3DA7"/>
    <w:rsid w:val="00BD41FD"/>
    <w:rsid w:val="00BD4BA3"/>
    <w:rsid w:val="00BE2A99"/>
    <w:rsid w:val="00BE4264"/>
    <w:rsid w:val="00BE448F"/>
    <w:rsid w:val="00BE6F41"/>
    <w:rsid w:val="00BE799C"/>
    <w:rsid w:val="00BF46FF"/>
    <w:rsid w:val="00BF5BFA"/>
    <w:rsid w:val="00C00F1E"/>
    <w:rsid w:val="00C01444"/>
    <w:rsid w:val="00C014D4"/>
    <w:rsid w:val="00C064C7"/>
    <w:rsid w:val="00C0661D"/>
    <w:rsid w:val="00C11F0E"/>
    <w:rsid w:val="00C12314"/>
    <w:rsid w:val="00C1445E"/>
    <w:rsid w:val="00C153B4"/>
    <w:rsid w:val="00C212DB"/>
    <w:rsid w:val="00C272AE"/>
    <w:rsid w:val="00C30F96"/>
    <w:rsid w:val="00C31AB5"/>
    <w:rsid w:val="00C35663"/>
    <w:rsid w:val="00C37AAE"/>
    <w:rsid w:val="00C40267"/>
    <w:rsid w:val="00C424C9"/>
    <w:rsid w:val="00C4392D"/>
    <w:rsid w:val="00C4620B"/>
    <w:rsid w:val="00C4761F"/>
    <w:rsid w:val="00C47C85"/>
    <w:rsid w:val="00C513B9"/>
    <w:rsid w:val="00C5556E"/>
    <w:rsid w:val="00C67934"/>
    <w:rsid w:val="00C71FAB"/>
    <w:rsid w:val="00C72332"/>
    <w:rsid w:val="00C74269"/>
    <w:rsid w:val="00C802E3"/>
    <w:rsid w:val="00C8075B"/>
    <w:rsid w:val="00C93A5D"/>
    <w:rsid w:val="00C95708"/>
    <w:rsid w:val="00CA2AE3"/>
    <w:rsid w:val="00CA478D"/>
    <w:rsid w:val="00CA74D7"/>
    <w:rsid w:val="00CB2EB0"/>
    <w:rsid w:val="00CB4704"/>
    <w:rsid w:val="00CB48FC"/>
    <w:rsid w:val="00CB65B6"/>
    <w:rsid w:val="00CC0471"/>
    <w:rsid w:val="00CC3D39"/>
    <w:rsid w:val="00CC7FEF"/>
    <w:rsid w:val="00CD669C"/>
    <w:rsid w:val="00CE008A"/>
    <w:rsid w:val="00CE0277"/>
    <w:rsid w:val="00CE2215"/>
    <w:rsid w:val="00CE2DE3"/>
    <w:rsid w:val="00CE690F"/>
    <w:rsid w:val="00CE7613"/>
    <w:rsid w:val="00CF494D"/>
    <w:rsid w:val="00CF643C"/>
    <w:rsid w:val="00CF7F1D"/>
    <w:rsid w:val="00D061B1"/>
    <w:rsid w:val="00D0721D"/>
    <w:rsid w:val="00D07542"/>
    <w:rsid w:val="00D10761"/>
    <w:rsid w:val="00D2409A"/>
    <w:rsid w:val="00D24427"/>
    <w:rsid w:val="00D246F0"/>
    <w:rsid w:val="00D301CD"/>
    <w:rsid w:val="00D32429"/>
    <w:rsid w:val="00D32972"/>
    <w:rsid w:val="00D36C0A"/>
    <w:rsid w:val="00D414F1"/>
    <w:rsid w:val="00D44D61"/>
    <w:rsid w:val="00D463EE"/>
    <w:rsid w:val="00D514FD"/>
    <w:rsid w:val="00D5173E"/>
    <w:rsid w:val="00D57CB2"/>
    <w:rsid w:val="00D57EC9"/>
    <w:rsid w:val="00D607BF"/>
    <w:rsid w:val="00D72A67"/>
    <w:rsid w:val="00D7541E"/>
    <w:rsid w:val="00D761A6"/>
    <w:rsid w:val="00D8025E"/>
    <w:rsid w:val="00D85B42"/>
    <w:rsid w:val="00D86C6C"/>
    <w:rsid w:val="00D911C1"/>
    <w:rsid w:val="00DA04B8"/>
    <w:rsid w:val="00DA47EF"/>
    <w:rsid w:val="00DB178A"/>
    <w:rsid w:val="00DB267E"/>
    <w:rsid w:val="00DB4CF7"/>
    <w:rsid w:val="00DB6B37"/>
    <w:rsid w:val="00DC02EA"/>
    <w:rsid w:val="00DC2712"/>
    <w:rsid w:val="00DC4531"/>
    <w:rsid w:val="00DC7F05"/>
    <w:rsid w:val="00DD0414"/>
    <w:rsid w:val="00DD0582"/>
    <w:rsid w:val="00DD27C5"/>
    <w:rsid w:val="00DD330A"/>
    <w:rsid w:val="00DD4C13"/>
    <w:rsid w:val="00DE0068"/>
    <w:rsid w:val="00DE0CE6"/>
    <w:rsid w:val="00DE3C8E"/>
    <w:rsid w:val="00DE44B2"/>
    <w:rsid w:val="00DE5033"/>
    <w:rsid w:val="00DF2EE3"/>
    <w:rsid w:val="00E03B6D"/>
    <w:rsid w:val="00E04047"/>
    <w:rsid w:val="00E05B30"/>
    <w:rsid w:val="00E060BC"/>
    <w:rsid w:val="00E10DAC"/>
    <w:rsid w:val="00E11164"/>
    <w:rsid w:val="00E129B2"/>
    <w:rsid w:val="00E1475C"/>
    <w:rsid w:val="00E1636B"/>
    <w:rsid w:val="00E203A9"/>
    <w:rsid w:val="00E22813"/>
    <w:rsid w:val="00E22D35"/>
    <w:rsid w:val="00E23D82"/>
    <w:rsid w:val="00E25F5B"/>
    <w:rsid w:val="00E3106D"/>
    <w:rsid w:val="00E31E8A"/>
    <w:rsid w:val="00E3430B"/>
    <w:rsid w:val="00E37936"/>
    <w:rsid w:val="00E41887"/>
    <w:rsid w:val="00E42680"/>
    <w:rsid w:val="00E43E50"/>
    <w:rsid w:val="00E44E4B"/>
    <w:rsid w:val="00E47C33"/>
    <w:rsid w:val="00E47CFC"/>
    <w:rsid w:val="00E55D86"/>
    <w:rsid w:val="00E57143"/>
    <w:rsid w:val="00E57A52"/>
    <w:rsid w:val="00E646B1"/>
    <w:rsid w:val="00E6470B"/>
    <w:rsid w:val="00E74801"/>
    <w:rsid w:val="00E74B21"/>
    <w:rsid w:val="00E75490"/>
    <w:rsid w:val="00E774E5"/>
    <w:rsid w:val="00E7793F"/>
    <w:rsid w:val="00E80950"/>
    <w:rsid w:val="00E87939"/>
    <w:rsid w:val="00E959F6"/>
    <w:rsid w:val="00EA2E5A"/>
    <w:rsid w:val="00EA6A89"/>
    <w:rsid w:val="00EA6C22"/>
    <w:rsid w:val="00EB0AD5"/>
    <w:rsid w:val="00EB2E2A"/>
    <w:rsid w:val="00EB385C"/>
    <w:rsid w:val="00EB387A"/>
    <w:rsid w:val="00EB5B13"/>
    <w:rsid w:val="00EB73AF"/>
    <w:rsid w:val="00EC11CA"/>
    <w:rsid w:val="00EC12E1"/>
    <w:rsid w:val="00EC4AE9"/>
    <w:rsid w:val="00EC745F"/>
    <w:rsid w:val="00ED1F88"/>
    <w:rsid w:val="00ED2C33"/>
    <w:rsid w:val="00ED2E28"/>
    <w:rsid w:val="00ED3E80"/>
    <w:rsid w:val="00EE200F"/>
    <w:rsid w:val="00EE4650"/>
    <w:rsid w:val="00EE4C23"/>
    <w:rsid w:val="00EF015B"/>
    <w:rsid w:val="00EF0171"/>
    <w:rsid w:val="00EF04D8"/>
    <w:rsid w:val="00EF1A49"/>
    <w:rsid w:val="00EF1F77"/>
    <w:rsid w:val="00EF55EA"/>
    <w:rsid w:val="00F01FBA"/>
    <w:rsid w:val="00F0251F"/>
    <w:rsid w:val="00F02DD4"/>
    <w:rsid w:val="00F07914"/>
    <w:rsid w:val="00F11D86"/>
    <w:rsid w:val="00F1626E"/>
    <w:rsid w:val="00F20535"/>
    <w:rsid w:val="00F26F4B"/>
    <w:rsid w:val="00F31424"/>
    <w:rsid w:val="00F322B7"/>
    <w:rsid w:val="00F34C23"/>
    <w:rsid w:val="00F35784"/>
    <w:rsid w:val="00F37603"/>
    <w:rsid w:val="00F37B81"/>
    <w:rsid w:val="00F37E46"/>
    <w:rsid w:val="00F4081D"/>
    <w:rsid w:val="00F42AAE"/>
    <w:rsid w:val="00F42C63"/>
    <w:rsid w:val="00F4303F"/>
    <w:rsid w:val="00F45A0F"/>
    <w:rsid w:val="00F51433"/>
    <w:rsid w:val="00F53FB0"/>
    <w:rsid w:val="00F57529"/>
    <w:rsid w:val="00F57BCA"/>
    <w:rsid w:val="00F65A36"/>
    <w:rsid w:val="00F662D1"/>
    <w:rsid w:val="00F67AAA"/>
    <w:rsid w:val="00F716FB"/>
    <w:rsid w:val="00F769B9"/>
    <w:rsid w:val="00F823D2"/>
    <w:rsid w:val="00F8264C"/>
    <w:rsid w:val="00F82950"/>
    <w:rsid w:val="00F85691"/>
    <w:rsid w:val="00F857DF"/>
    <w:rsid w:val="00F85E5A"/>
    <w:rsid w:val="00F92C67"/>
    <w:rsid w:val="00F95E25"/>
    <w:rsid w:val="00F96B56"/>
    <w:rsid w:val="00FA4496"/>
    <w:rsid w:val="00FA457D"/>
    <w:rsid w:val="00FA4613"/>
    <w:rsid w:val="00FA5BF4"/>
    <w:rsid w:val="00FA68F0"/>
    <w:rsid w:val="00FA73BA"/>
    <w:rsid w:val="00FB25B7"/>
    <w:rsid w:val="00FB5006"/>
    <w:rsid w:val="00FB58D5"/>
    <w:rsid w:val="00FC18D0"/>
    <w:rsid w:val="00FC1EBF"/>
    <w:rsid w:val="00FC28EE"/>
    <w:rsid w:val="00FC3D92"/>
    <w:rsid w:val="00FC4116"/>
    <w:rsid w:val="00FC4CDB"/>
    <w:rsid w:val="00FC7C45"/>
    <w:rsid w:val="00FD0188"/>
    <w:rsid w:val="00FD6471"/>
    <w:rsid w:val="00FE49C1"/>
    <w:rsid w:val="00FE5647"/>
    <w:rsid w:val="00FF1990"/>
    <w:rsid w:val="00FF4991"/>
    <w:rsid w:val="00FF5EEF"/>
    <w:rsid w:val="00FF633B"/>
    <w:rsid w:val="018EE244"/>
    <w:rsid w:val="01A42356"/>
    <w:rsid w:val="01CF7298"/>
    <w:rsid w:val="01D1EFFF"/>
    <w:rsid w:val="021EF2CC"/>
    <w:rsid w:val="025D2D79"/>
    <w:rsid w:val="02BBF485"/>
    <w:rsid w:val="035FFA1D"/>
    <w:rsid w:val="03812EAD"/>
    <w:rsid w:val="0386228F"/>
    <w:rsid w:val="0391C22D"/>
    <w:rsid w:val="04A7488F"/>
    <w:rsid w:val="057F9784"/>
    <w:rsid w:val="0605EFB8"/>
    <w:rsid w:val="06CC7A89"/>
    <w:rsid w:val="07E17993"/>
    <w:rsid w:val="07FCDE60"/>
    <w:rsid w:val="083879CD"/>
    <w:rsid w:val="08C11C46"/>
    <w:rsid w:val="08C93AB6"/>
    <w:rsid w:val="08E911CA"/>
    <w:rsid w:val="0952EEE0"/>
    <w:rsid w:val="0978FD03"/>
    <w:rsid w:val="09CCB386"/>
    <w:rsid w:val="0A934887"/>
    <w:rsid w:val="0AC2A7CB"/>
    <w:rsid w:val="0B48302F"/>
    <w:rsid w:val="0B899969"/>
    <w:rsid w:val="0BC61B23"/>
    <w:rsid w:val="0E80E919"/>
    <w:rsid w:val="0EDDFC27"/>
    <w:rsid w:val="101039EF"/>
    <w:rsid w:val="103E1894"/>
    <w:rsid w:val="10A97020"/>
    <w:rsid w:val="10B84DB6"/>
    <w:rsid w:val="119D0DDA"/>
    <w:rsid w:val="11E42D3B"/>
    <w:rsid w:val="1252CAF5"/>
    <w:rsid w:val="12EA2FB9"/>
    <w:rsid w:val="135FFD97"/>
    <w:rsid w:val="13899A15"/>
    <w:rsid w:val="14B3EB18"/>
    <w:rsid w:val="14FDF94D"/>
    <w:rsid w:val="1532CB67"/>
    <w:rsid w:val="160CA864"/>
    <w:rsid w:val="177142A1"/>
    <w:rsid w:val="188D5F64"/>
    <w:rsid w:val="18FC84BF"/>
    <w:rsid w:val="19AE5636"/>
    <w:rsid w:val="19EFF2A8"/>
    <w:rsid w:val="1A13AD34"/>
    <w:rsid w:val="1A98F90D"/>
    <w:rsid w:val="1B6CA1C3"/>
    <w:rsid w:val="1CBDEC76"/>
    <w:rsid w:val="1D66CD3E"/>
    <w:rsid w:val="1D983E94"/>
    <w:rsid w:val="1EA5FA74"/>
    <w:rsid w:val="1EE45793"/>
    <w:rsid w:val="1FE13861"/>
    <w:rsid w:val="2025D638"/>
    <w:rsid w:val="202761FA"/>
    <w:rsid w:val="20422179"/>
    <w:rsid w:val="216218FA"/>
    <w:rsid w:val="2189F04A"/>
    <w:rsid w:val="22016F25"/>
    <w:rsid w:val="228C48C6"/>
    <w:rsid w:val="230574D3"/>
    <w:rsid w:val="23CE035B"/>
    <w:rsid w:val="23EE0FF9"/>
    <w:rsid w:val="25761A1B"/>
    <w:rsid w:val="25D3987C"/>
    <w:rsid w:val="261E5B45"/>
    <w:rsid w:val="26DA4064"/>
    <w:rsid w:val="27CB902B"/>
    <w:rsid w:val="27FBFA29"/>
    <w:rsid w:val="280B0AF5"/>
    <w:rsid w:val="286A8E66"/>
    <w:rsid w:val="29557E71"/>
    <w:rsid w:val="2AA8DAFF"/>
    <w:rsid w:val="2ABFB862"/>
    <w:rsid w:val="2B0FB8EA"/>
    <w:rsid w:val="2B33AFC3"/>
    <w:rsid w:val="2C3939E3"/>
    <w:rsid w:val="2CCB6576"/>
    <w:rsid w:val="2D7430DD"/>
    <w:rsid w:val="2E3A90FF"/>
    <w:rsid w:val="2F19E615"/>
    <w:rsid w:val="2F7010E8"/>
    <w:rsid w:val="3009E9FF"/>
    <w:rsid w:val="3045D305"/>
    <w:rsid w:val="3050E604"/>
    <w:rsid w:val="306C4E1F"/>
    <w:rsid w:val="30DA3EF7"/>
    <w:rsid w:val="31140E11"/>
    <w:rsid w:val="324D2D23"/>
    <w:rsid w:val="33216675"/>
    <w:rsid w:val="33841849"/>
    <w:rsid w:val="3386160B"/>
    <w:rsid w:val="3416BC1A"/>
    <w:rsid w:val="345AAF0C"/>
    <w:rsid w:val="34B6130C"/>
    <w:rsid w:val="34E62BFE"/>
    <w:rsid w:val="34EAEB86"/>
    <w:rsid w:val="3553B7F8"/>
    <w:rsid w:val="35E7048B"/>
    <w:rsid w:val="366527DD"/>
    <w:rsid w:val="36FAADDF"/>
    <w:rsid w:val="3730EB89"/>
    <w:rsid w:val="375F6C0A"/>
    <w:rsid w:val="37BFEF36"/>
    <w:rsid w:val="382028C7"/>
    <w:rsid w:val="39A4084C"/>
    <w:rsid w:val="39AC6238"/>
    <w:rsid w:val="3A3AC7AB"/>
    <w:rsid w:val="3A3BC838"/>
    <w:rsid w:val="3ADA5550"/>
    <w:rsid w:val="3B144505"/>
    <w:rsid w:val="3BD671AF"/>
    <w:rsid w:val="3BE77ADC"/>
    <w:rsid w:val="3D147771"/>
    <w:rsid w:val="3E5313C2"/>
    <w:rsid w:val="3E873D9F"/>
    <w:rsid w:val="3EF65B96"/>
    <w:rsid w:val="3F717062"/>
    <w:rsid w:val="3F7D7104"/>
    <w:rsid w:val="3FB14507"/>
    <w:rsid w:val="4001591C"/>
    <w:rsid w:val="41207590"/>
    <w:rsid w:val="43212286"/>
    <w:rsid w:val="43DDEBB0"/>
    <w:rsid w:val="44024847"/>
    <w:rsid w:val="441400EC"/>
    <w:rsid w:val="44547339"/>
    <w:rsid w:val="45B7D0B5"/>
    <w:rsid w:val="45DF8216"/>
    <w:rsid w:val="4612672B"/>
    <w:rsid w:val="46F67541"/>
    <w:rsid w:val="473F3E83"/>
    <w:rsid w:val="47441B34"/>
    <w:rsid w:val="47AD51ED"/>
    <w:rsid w:val="47E37FE8"/>
    <w:rsid w:val="4888A49D"/>
    <w:rsid w:val="49FCECAC"/>
    <w:rsid w:val="49FE1889"/>
    <w:rsid w:val="4A8CC424"/>
    <w:rsid w:val="4AA1A724"/>
    <w:rsid w:val="4B6A9CD8"/>
    <w:rsid w:val="4BCBC5EA"/>
    <w:rsid w:val="4BDC349F"/>
    <w:rsid w:val="4C3144BA"/>
    <w:rsid w:val="4C549E49"/>
    <w:rsid w:val="4C90545E"/>
    <w:rsid w:val="4CE37CB6"/>
    <w:rsid w:val="4D21B1B3"/>
    <w:rsid w:val="4D663D1C"/>
    <w:rsid w:val="4D96E935"/>
    <w:rsid w:val="4DE8F134"/>
    <w:rsid w:val="4F763CD0"/>
    <w:rsid w:val="4FAC0DDA"/>
    <w:rsid w:val="501465FB"/>
    <w:rsid w:val="50370411"/>
    <w:rsid w:val="505A532F"/>
    <w:rsid w:val="50E55E21"/>
    <w:rsid w:val="514CC788"/>
    <w:rsid w:val="5188C3F2"/>
    <w:rsid w:val="51909AFB"/>
    <w:rsid w:val="52228E55"/>
    <w:rsid w:val="5240BFB3"/>
    <w:rsid w:val="53320CE5"/>
    <w:rsid w:val="533801A9"/>
    <w:rsid w:val="541DC818"/>
    <w:rsid w:val="54587552"/>
    <w:rsid w:val="546DC68C"/>
    <w:rsid w:val="55114F7D"/>
    <w:rsid w:val="55455160"/>
    <w:rsid w:val="56CE9BFA"/>
    <w:rsid w:val="573D83E2"/>
    <w:rsid w:val="57E93DD4"/>
    <w:rsid w:val="58526C88"/>
    <w:rsid w:val="59639AFD"/>
    <w:rsid w:val="59821E46"/>
    <w:rsid w:val="5996ABCB"/>
    <w:rsid w:val="5A3AC6F1"/>
    <w:rsid w:val="5A84267C"/>
    <w:rsid w:val="5AED70DA"/>
    <w:rsid w:val="5B45E898"/>
    <w:rsid w:val="5BA43732"/>
    <w:rsid w:val="5BB7F12E"/>
    <w:rsid w:val="5C0CAAE9"/>
    <w:rsid w:val="5C4503E3"/>
    <w:rsid w:val="5DDB4F1E"/>
    <w:rsid w:val="5DF3EFBF"/>
    <w:rsid w:val="5ECC4757"/>
    <w:rsid w:val="5FE9D57B"/>
    <w:rsid w:val="6021862B"/>
    <w:rsid w:val="605552FD"/>
    <w:rsid w:val="619A8403"/>
    <w:rsid w:val="623E7303"/>
    <w:rsid w:val="62E11B9A"/>
    <w:rsid w:val="6354DD34"/>
    <w:rsid w:val="63944FFC"/>
    <w:rsid w:val="6408E746"/>
    <w:rsid w:val="64801B89"/>
    <w:rsid w:val="64B9C338"/>
    <w:rsid w:val="652A2F36"/>
    <w:rsid w:val="65355A8E"/>
    <w:rsid w:val="65570571"/>
    <w:rsid w:val="65D3999B"/>
    <w:rsid w:val="65D91437"/>
    <w:rsid w:val="66B8EE87"/>
    <w:rsid w:val="6713A156"/>
    <w:rsid w:val="6747B598"/>
    <w:rsid w:val="6757CFBF"/>
    <w:rsid w:val="685982C7"/>
    <w:rsid w:val="6879E338"/>
    <w:rsid w:val="68840CEA"/>
    <w:rsid w:val="68E0F575"/>
    <w:rsid w:val="68F18B3F"/>
    <w:rsid w:val="69F5EF07"/>
    <w:rsid w:val="6A1AF845"/>
    <w:rsid w:val="6B7C1DA4"/>
    <w:rsid w:val="6B834906"/>
    <w:rsid w:val="6BA4CDB7"/>
    <w:rsid w:val="6BE4A7FD"/>
    <w:rsid w:val="6C172796"/>
    <w:rsid w:val="6CA92419"/>
    <w:rsid w:val="6DF62688"/>
    <w:rsid w:val="6E4DA981"/>
    <w:rsid w:val="6EAF6574"/>
    <w:rsid w:val="6EDA4114"/>
    <w:rsid w:val="6EECCFAD"/>
    <w:rsid w:val="6EEFA46F"/>
    <w:rsid w:val="6F06BA67"/>
    <w:rsid w:val="6F83A823"/>
    <w:rsid w:val="6FB2BF79"/>
    <w:rsid w:val="6FCA828B"/>
    <w:rsid w:val="6FE0F19A"/>
    <w:rsid w:val="704061F0"/>
    <w:rsid w:val="7051E4B1"/>
    <w:rsid w:val="70747FCE"/>
    <w:rsid w:val="70E15D96"/>
    <w:rsid w:val="724021B5"/>
    <w:rsid w:val="72C5C3BC"/>
    <w:rsid w:val="73E2AC35"/>
    <w:rsid w:val="740D5395"/>
    <w:rsid w:val="749EC85E"/>
    <w:rsid w:val="751D50F6"/>
    <w:rsid w:val="76B23429"/>
    <w:rsid w:val="77F6215A"/>
    <w:rsid w:val="7806F01C"/>
    <w:rsid w:val="78223916"/>
    <w:rsid w:val="7838109A"/>
    <w:rsid w:val="798ABAA0"/>
    <w:rsid w:val="79F9BC95"/>
    <w:rsid w:val="7B453A97"/>
    <w:rsid w:val="7B4F2755"/>
    <w:rsid w:val="7B55F9C1"/>
    <w:rsid w:val="7BEDE55D"/>
    <w:rsid w:val="7BF8C148"/>
    <w:rsid w:val="7CA0EC2B"/>
    <w:rsid w:val="7CC9EB66"/>
    <w:rsid w:val="7CCAB755"/>
    <w:rsid w:val="7D01BD61"/>
    <w:rsid w:val="7D6C2179"/>
    <w:rsid w:val="7E42351D"/>
    <w:rsid w:val="7E75B244"/>
    <w:rsid w:val="7E7C75E9"/>
    <w:rsid w:val="7E820AF5"/>
    <w:rsid w:val="7E96BEA5"/>
    <w:rsid w:val="7ED4AACE"/>
    <w:rsid w:val="7EE95537"/>
    <w:rsid w:val="7F0D1DA2"/>
    <w:rsid w:val="7FD33E1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2B3A"/>
  <w15:chartTrackingRefBased/>
  <w15:docId w15:val="{43A263E5-3C20-4BCF-A46A-F1937762E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D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3D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3D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3D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3D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3D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3D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3D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3D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3D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3D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3D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3D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3D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3D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3D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3D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3DA7"/>
    <w:rPr>
      <w:rFonts w:eastAsiaTheme="majorEastAsia" w:cstheme="majorBidi"/>
      <w:color w:val="272727" w:themeColor="text1" w:themeTint="D8"/>
    </w:rPr>
  </w:style>
  <w:style w:type="paragraph" w:styleId="Title">
    <w:name w:val="Title"/>
    <w:basedOn w:val="Normal"/>
    <w:next w:val="Normal"/>
    <w:link w:val="TitleChar"/>
    <w:uiPriority w:val="10"/>
    <w:qFormat/>
    <w:rsid w:val="00BD3D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3D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3D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3D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3DA7"/>
    <w:pPr>
      <w:spacing w:before="160"/>
      <w:jc w:val="center"/>
    </w:pPr>
    <w:rPr>
      <w:i/>
      <w:iCs/>
      <w:color w:val="404040" w:themeColor="text1" w:themeTint="BF"/>
    </w:rPr>
  </w:style>
  <w:style w:type="character" w:customStyle="1" w:styleId="QuoteChar">
    <w:name w:val="Quote Char"/>
    <w:basedOn w:val="DefaultParagraphFont"/>
    <w:link w:val="Quote"/>
    <w:uiPriority w:val="29"/>
    <w:rsid w:val="00BD3DA7"/>
    <w:rPr>
      <w:i/>
      <w:iCs/>
      <w:color w:val="404040" w:themeColor="text1" w:themeTint="BF"/>
    </w:rPr>
  </w:style>
  <w:style w:type="paragraph" w:styleId="ListParagraph">
    <w:name w:val="List Paragraph"/>
    <w:basedOn w:val="Normal"/>
    <w:uiPriority w:val="34"/>
    <w:qFormat/>
    <w:rsid w:val="00BD3DA7"/>
    <w:pPr>
      <w:ind w:left="720"/>
      <w:contextualSpacing/>
    </w:pPr>
  </w:style>
  <w:style w:type="character" w:styleId="IntenseEmphasis">
    <w:name w:val="Intense Emphasis"/>
    <w:basedOn w:val="DefaultParagraphFont"/>
    <w:uiPriority w:val="21"/>
    <w:qFormat/>
    <w:rsid w:val="00BD3DA7"/>
    <w:rPr>
      <w:i/>
      <w:iCs/>
      <w:color w:val="0F4761" w:themeColor="accent1" w:themeShade="BF"/>
    </w:rPr>
  </w:style>
  <w:style w:type="paragraph" w:styleId="IntenseQuote">
    <w:name w:val="Intense Quote"/>
    <w:basedOn w:val="Normal"/>
    <w:next w:val="Normal"/>
    <w:link w:val="IntenseQuoteChar"/>
    <w:uiPriority w:val="30"/>
    <w:qFormat/>
    <w:rsid w:val="00BD3D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3DA7"/>
    <w:rPr>
      <w:i/>
      <w:iCs/>
      <w:color w:val="0F4761" w:themeColor="accent1" w:themeShade="BF"/>
    </w:rPr>
  </w:style>
  <w:style w:type="character" w:styleId="IntenseReference">
    <w:name w:val="Intense Reference"/>
    <w:basedOn w:val="DefaultParagraphFont"/>
    <w:uiPriority w:val="32"/>
    <w:qFormat/>
    <w:rsid w:val="00BD3DA7"/>
    <w:rPr>
      <w:b/>
      <w:bCs/>
      <w:smallCaps/>
      <w:color w:val="0F4761" w:themeColor="accent1" w:themeShade="BF"/>
      <w:spacing w:val="5"/>
    </w:rPr>
  </w:style>
  <w:style w:type="character" w:styleId="Hyperlink">
    <w:name w:val="Hyperlink"/>
    <w:basedOn w:val="DefaultParagraphFont"/>
    <w:uiPriority w:val="99"/>
    <w:unhideWhenUsed/>
    <w:rsid w:val="009C7F36"/>
    <w:rPr>
      <w:color w:val="467886" w:themeColor="hyperlink"/>
      <w:u w:val="single"/>
    </w:rPr>
  </w:style>
  <w:style w:type="character" w:styleId="UnresolvedMention">
    <w:name w:val="Unresolved Mention"/>
    <w:basedOn w:val="DefaultParagraphFont"/>
    <w:uiPriority w:val="99"/>
    <w:semiHidden/>
    <w:unhideWhenUsed/>
    <w:rsid w:val="009C7F36"/>
    <w:rPr>
      <w:color w:val="605E5C"/>
      <w:shd w:val="clear" w:color="auto" w:fill="E1DFDD"/>
    </w:rPr>
  </w:style>
  <w:style w:type="character" w:styleId="FollowedHyperlink">
    <w:name w:val="FollowedHyperlink"/>
    <w:basedOn w:val="DefaultParagraphFont"/>
    <w:uiPriority w:val="99"/>
    <w:semiHidden/>
    <w:unhideWhenUsed/>
    <w:rsid w:val="009C7F36"/>
    <w:rPr>
      <w:color w:val="96607D" w:themeColor="followedHyperlink"/>
      <w:u w:val="single"/>
    </w:rPr>
  </w:style>
  <w:style w:type="paragraph" w:styleId="Header">
    <w:name w:val="header"/>
    <w:basedOn w:val="Normal"/>
    <w:link w:val="HeaderChar"/>
    <w:uiPriority w:val="99"/>
    <w:unhideWhenUsed/>
    <w:rsid w:val="0075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078"/>
  </w:style>
  <w:style w:type="paragraph" w:styleId="Footer">
    <w:name w:val="footer"/>
    <w:basedOn w:val="Normal"/>
    <w:link w:val="FooterChar"/>
    <w:uiPriority w:val="99"/>
    <w:unhideWhenUsed/>
    <w:rsid w:val="0075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078"/>
  </w:style>
  <w:style w:type="table" w:styleId="TableGrid">
    <w:name w:val="Table Grid"/>
    <w:basedOn w:val="TableNormal"/>
    <w:uiPriority w:val="59"/>
    <w:rsid w:val="0075607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246B36"/>
    <w:rPr>
      <w:rFonts w:ascii="Times New Roman" w:hAnsi="Times New Roman" w:cs="Times New Roman"/>
    </w:rPr>
  </w:style>
  <w:style w:type="character" w:styleId="Strong">
    <w:name w:val="Strong"/>
    <w:basedOn w:val="DefaultParagraphFont"/>
    <w:uiPriority w:val="22"/>
    <w:qFormat/>
    <w:rsid w:val="00A408CE"/>
    <w:rPr>
      <w:b/>
      <w:bCs/>
    </w:rPr>
  </w:style>
  <w:style w:type="character" w:styleId="HTMLCode">
    <w:name w:val="HTML Code"/>
    <w:basedOn w:val="DefaultParagraphFont"/>
    <w:uiPriority w:val="99"/>
    <w:semiHidden/>
    <w:unhideWhenUsed/>
    <w:rsid w:val="00A408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0236">
      <w:bodyDiv w:val="1"/>
      <w:marLeft w:val="0"/>
      <w:marRight w:val="0"/>
      <w:marTop w:val="0"/>
      <w:marBottom w:val="0"/>
      <w:divBdr>
        <w:top w:val="none" w:sz="0" w:space="0" w:color="auto"/>
        <w:left w:val="none" w:sz="0" w:space="0" w:color="auto"/>
        <w:bottom w:val="none" w:sz="0" w:space="0" w:color="auto"/>
        <w:right w:val="none" w:sz="0" w:space="0" w:color="auto"/>
      </w:divBdr>
    </w:div>
    <w:div w:id="145324926">
      <w:bodyDiv w:val="1"/>
      <w:marLeft w:val="0"/>
      <w:marRight w:val="0"/>
      <w:marTop w:val="0"/>
      <w:marBottom w:val="0"/>
      <w:divBdr>
        <w:top w:val="none" w:sz="0" w:space="0" w:color="auto"/>
        <w:left w:val="none" w:sz="0" w:space="0" w:color="auto"/>
        <w:bottom w:val="none" w:sz="0" w:space="0" w:color="auto"/>
        <w:right w:val="none" w:sz="0" w:space="0" w:color="auto"/>
      </w:divBdr>
    </w:div>
    <w:div w:id="177356996">
      <w:bodyDiv w:val="1"/>
      <w:marLeft w:val="0"/>
      <w:marRight w:val="0"/>
      <w:marTop w:val="0"/>
      <w:marBottom w:val="0"/>
      <w:divBdr>
        <w:top w:val="none" w:sz="0" w:space="0" w:color="auto"/>
        <w:left w:val="none" w:sz="0" w:space="0" w:color="auto"/>
        <w:bottom w:val="none" w:sz="0" w:space="0" w:color="auto"/>
        <w:right w:val="none" w:sz="0" w:space="0" w:color="auto"/>
      </w:divBdr>
    </w:div>
    <w:div w:id="177894287">
      <w:bodyDiv w:val="1"/>
      <w:marLeft w:val="0"/>
      <w:marRight w:val="0"/>
      <w:marTop w:val="0"/>
      <w:marBottom w:val="0"/>
      <w:divBdr>
        <w:top w:val="none" w:sz="0" w:space="0" w:color="auto"/>
        <w:left w:val="none" w:sz="0" w:space="0" w:color="auto"/>
        <w:bottom w:val="none" w:sz="0" w:space="0" w:color="auto"/>
        <w:right w:val="none" w:sz="0" w:space="0" w:color="auto"/>
      </w:divBdr>
    </w:div>
    <w:div w:id="187642694">
      <w:bodyDiv w:val="1"/>
      <w:marLeft w:val="0"/>
      <w:marRight w:val="0"/>
      <w:marTop w:val="0"/>
      <w:marBottom w:val="0"/>
      <w:divBdr>
        <w:top w:val="none" w:sz="0" w:space="0" w:color="auto"/>
        <w:left w:val="none" w:sz="0" w:space="0" w:color="auto"/>
        <w:bottom w:val="none" w:sz="0" w:space="0" w:color="auto"/>
        <w:right w:val="none" w:sz="0" w:space="0" w:color="auto"/>
      </w:divBdr>
    </w:div>
    <w:div w:id="215242382">
      <w:bodyDiv w:val="1"/>
      <w:marLeft w:val="0"/>
      <w:marRight w:val="0"/>
      <w:marTop w:val="0"/>
      <w:marBottom w:val="0"/>
      <w:divBdr>
        <w:top w:val="none" w:sz="0" w:space="0" w:color="auto"/>
        <w:left w:val="none" w:sz="0" w:space="0" w:color="auto"/>
        <w:bottom w:val="none" w:sz="0" w:space="0" w:color="auto"/>
        <w:right w:val="none" w:sz="0" w:space="0" w:color="auto"/>
      </w:divBdr>
    </w:div>
    <w:div w:id="291441201">
      <w:bodyDiv w:val="1"/>
      <w:marLeft w:val="0"/>
      <w:marRight w:val="0"/>
      <w:marTop w:val="0"/>
      <w:marBottom w:val="0"/>
      <w:divBdr>
        <w:top w:val="none" w:sz="0" w:space="0" w:color="auto"/>
        <w:left w:val="none" w:sz="0" w:space="0" w:color="auto"/>
        <w:bottom w:val="none" w:sz="0" w:space="0" w:color="auto"/>
        <w:right w:val="none" w:sz="0" w:space="0" w:color="auto"/>
      </w:divBdr>
    </w:div>
    <w:div w:id="312098646">
      <w:bodyDiv w:val="1"/>
      <w:marLeft w:val="0"/>
      <w:marRight w:val="0"/>
      <w:marTop w:val="0"/>
      <w:marBottom w:val="0"/>
      <w:divBdr>
        <w:top w:val="none" w:sz="0" w:space="0" w:color="auto"/>
        <w:left w:val="none" w:sz="0" w:space="0" w:color="auto"/>
        <w:bottom w:val="none" w:sz="0" w:space="0" w:color="auto"/>
        <w:right w:val="none" w:sz="0" w:space="0" w:color="auto"/>
      </w:divBdr>
    </w:div>
    <w:div w:id="656346892">
      <w:bodyDiv w:val="1"/>
      <w:marLeft w:val="0"/>
      <w:marRight w:val="0"/>
      <w:marTop w:val="0"/>
      <w:marBottom w:val="0"/>
      <w:divBdr>
        <w:top w:val="none" w:sz="0" w:space="0" w:color="auto"/>
        <w:left w:val="none" w:sz="0" w:space="0" w:color="auto"/>
        <w:bottom w:val="none" w:sz="0" w:space="0" w:color="auto"/>
        <w:right w:val="none" w:sz="0" w:space="0" w:color="auto"/>
      </w:divBdr>
    </w:div>
    <w:div w:id="772432867">
      <w:bodyDiv w:val="1"/>
      <w:marLeft w:val="0"/>
      <w:marRight w:val="0"/>
      <w:marTop w:val="0"/>
      <w:marBottom w:val="0"/>
      <w:divBdr>
        <w:top w:val="none" w:sz="0" w:space="0" w:color="auto"/>
        <w:left w:val="none" w:sz="0" w:space="0" w:color="auto"/>
        <w:bottom w:val="none" w:sz="0" w:space="0" w:color="auto"/>
        <w:right w:val="none" w:sz="0" w:space="0" w:color="auto"/>
      </w:divBdr>
    </w:div>
    <w:div w:id="780757926">
      <w:bodyDiv w:val="1"/>
      <w:marLeft w:val="0"/>
      <w:marRight w:val="0"/>
      <w:marTop w:val="0"/>
      <w:marBottom w:val="0"/>
      <w:divBdr>
        <w:top w:val="none" w:sz="0" w:space="0" w:color="auto"/>
        <w:left w:val="none" w:sz="0" w:space="0" w:color="auto"/>
        <w:bottom w:val="none" w:sz="0" w:space="0" w:color="auto"/>
        <w:right w:val="none" w:sz="0" w:space="0" w:color="auto"/>
      </w:divBdr>
    </w:div>
    <w:div w:id="791434665">
      <w:bodyDiv w:val="1"/>
      <w:marLeft w:val="0"/>
      <w:marRight w:val="0"/>
      <w:marTop w:val="0"/>
      <w:marBottom w:val="0"/>
      <w:divBdr>
        <w:top w:val="none" w:sz="0" w:space="0" w:color="auto"/>
        <w:left w:val="none" w:sz="0" w:space="0" w:color="auto"/>
        <w:bottom w:val="none" w:sz="0" w:space="0" w:color="auto"/>
        <w:right w:val="none" w:sz="0" w:space="0" w:color="auto"/>
      </w:divBdr>
    </w:div>
    <w:div w:id="878051787">
      <w:bodyDiv w:val="1"/>
      <w:marLeft w:val="0"/>
      <w:marRight w:val="0"/>
      <w:marTop w:val="0"/>
      <w:marBottom w:val="0"/>
      <w:divBdr>
        <w:top w:val="none" w:sz="0" w:space="0" w:color="auto"/>
        <w:left w:val="none" w:sz="0" w:space="0" w:color="auto"/>
        <w:bottom w:val="none" w:sz="0" w:space="0" w:color="auto"/>
        <w:right w:val="none" w:sz="0" w:space="0" w:color="auto"/>
      </w:divBdr>
    </w:div>
    <w:div w:id="883326582">
      <w:bodyDiv w:val="1"/>
      <w:marLeft w:val="0"/>
      <w:marRight w:val="0"/>
      <w:marTop w:val="0"/>
      <w:marBottom w:val="0"/>
      <w:divBdr>
        <w:top w:val="none" w:sz="0" w:space="0" w:color="auto"/>
        <w:left w:val="none" w:sz="0" w:space="0" w:color="auto"/>
        <w:bottom w:val="none" w:sz="0" w:space="0" w:color="auto"/>
        <w:right w:val="none" w:sz="0" w:space="0" w:color="auto"/>
      </w:divBdr>
    </w:div>
    <w:div w:id="913783859">
      <w:bodyDiv w:val="1"/>
      <w:marLeft w:val="0"/>
      <w:marRight w:val="0"/>
      <w:marTop w:val="0"/>
      <w:marBottom w:val="0"/>
      <w:divBdr>
        <w:top w:val="none" w:sz="0" w:space="0" w:color="auto"/>
        <w:left w:val="none" w:sz="0" w:space="0" w:color="auto"/>
        <w:bottom w:val="none" w:sz="0" w:space="0" w:color="auto"/>
        <w:right w:val="none" w:sz="0" w:space="0" w:color="auto"/>
      </w:divBdr>
    </w:div>
    <w:div w:id="971786978">
      <w:bodyDiv w:val="1"/>
      <w:marLeft w:val="0"/>
      <w:marRight w:val="0"/>
      <w:marTop w:val="0"/>
      <w:marBottom w:val="0"/>
      <w:divBdr>
        <w:top w:val="none" w:sz="0" w:space="0" w:color="auto"/>
        <w:left w:val="none" w:sz="0" w:space="0" w:color="auto"/>
        <w:bottom w:val="none" w:sz="0" w:space="0" w:color="auto"/>
        <w:right w:val="none" w:sz="0" w:space="0" w:color="auto"/>
      </w:divBdr>
    </w:div>
    <w:div w:id="984238904">
      <w:bodyDiv w:val="1"/>
      <w:marLeft w:val="0"/>
      <w:marRight w:val="0"/>
      <w:marTop w:val="0"/>
      <w:marBottom w:val="0"/>
      <w:divBdr>
        <w:top w:val="none" w:sz="0" w:space="0" w:color="auto"/>
        <w:left w:val="none" w:sz="0" w:space="0" w:color="auto"/>
        <w:bottom w:val="none" w:sz="0" w:space="0" w:color="auto"/>
        <w:right w:val="none" w:sz="0" w:space="0" w:color="auto"/>
      </w:divBdr>
    </w:div>
    <w:div w:id="997804848">
      <w:bodyDiv w:val="1"/>
      <w:marLeft w:val="0"/>
      <w:marRight w:val="0"/>
      <w:marTop w:val="0"/>
      <w:marBottom w:val="0"/>
      <w:divBdr>
        <w:top w:val="none" w:sz="0" w:space="0" w:color="auto"/>
        <w:left w:val="none" w:sz="0" w:space="0" w:color="auto"/>
        <w:bottom w:val="none" w:sz="0" w:space="0" w:color="auto"/>
        <w:right w:val="none" w:sz="0" w:space="0" w:color="auto"/>
      </w:divBdr>
    </w:div>
    <w:div w:id="1128862258">
      <w:bodyDiv w:val="1"/>
      <w:marLeft w:val="0"/>
      <w:marRight w:val="0"/>
      <w:marTop w:val="0"/>
      <w:marBottom w:val="0"/>
      <w:divBdr>
        <w:top w:val="none" w:sz="0" w:space="0" w:color="auto"/>
        <w:left w:val="none" w:sz="0" w:space="0" w:color="auto"/>
        <w:bottom w:val="none" w:sz="0" w:space="0" w:color="auto"/>
        <w:right w:val="none" w:sz="0" w:space="0" w:color="auto"/>
      </w:divBdr>
    </w:div>
    <w:div w:id="1149252782">
      <w:bodyDiv w:val="1"/>
      <w:marLeft w:val="0"/>
      <w:marRight w:val="0"/>
      <w:marTop w:val="0"/>
      <w:marBottom w:val="0"/>
      <w:divBdr>
        <w:top w:val="none" w:sz="0" w:space="0" w:color="auto"/>
        <w:left w:val="none" w:sz="0" w:space="0" w:color="auto"/>
        <w:bottom w:val="none" w:sz="0" w:space="0" w:color="auto"/>
        <w:right w:val="none" w:sz="0" w:space="0" w:color="auto"/>
      </w:divBdr>
    </w:div>
    <w:div w:id="1241326734">
      <w:bodyDiv w:val="1"/>
      <w:marLeft w:val="0"/>
      <w:marRight w:val="0"/>
      <w:marTop w:val="0"/>
      <w:marBottom w:val="0"/>
      <w:divBdr>
        <w:top w:val="none" w:sz="0" w:space="0" w:color="auto"/>
        <w:left w:val="none" w:sz="0" w:space="0" w:color="auto"/>
        <w:bottom w:val="none" w:sz="0" w:space="0" w:color="auto"/>
        <w:right w:val="none" w:sz="0" w:space="0" w:color="auto"/>
      </w:divBdr>
      <w:divsChild>
        <w:div w:id="153113237">
          <w:marLeft w:val="0"/>
          <w:marRight w:val="0"/>
          <w:marTop w:val="0"/>
          <w:marBottom w:val="0"/>
          <w:divBdr>
            <w:top w:val="none" w:sz="0" w:space="0" w:color="auto"/>
            <w:left w:val="none" w:sz="0" w:space="0" w:color="auto"/>
            <w:bottom w:val="none" w:sz="0" w:space="0" w:color="auto"/>
            <w:right w:val="none" w:sz="0" w:space="0" w:color="auto"/>
          </w:divBdr>
          <w:divsChild>
            <w:div w:id="86922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17122">
      <w:bodyDiv w:val="1"/>
      <w:marLeft w:val="0"/>
      <w:marRight w:val="0"/>
      <w:marTop w:val="0"/>
      <w:marBottom w:val="0"/>
      <w:divBdr>
        <w:top w:val="none" w:sz="0" w:space="0" w:color="auto"/>
        <w:left w:val="none" w:sz="0" w:space="0" w:color="auto"/>
        <w:bottom w:val="none" w:sz="0" w:space="0" w:color="auto"/>
        <w:right w:val="none" w:sz="0" w:space="0" w:color="auto"/>
      </w:divBdr>
    </w:div>
    <w:div w:id="1347244733">
      <w:bodyDiv w:val="1"/>
      <w:marLeft w:val="0"/>
      <w:marRight w:val="0"/>
      <w:marTop w:val="0"/>
      <w:marBottom w:val="0"/>
      <w:divBdr>
        <w:top w:val="none" w:sz="0" w:space="0" w:color="auto"/>
        <w:left w:val="none" w:sz="0" w:space="0" w:color="auto"/>
        <w:bottom w:val="none" w:sz="0" w:space="0" w:color="auto"/>
        <w:right w:val="none" w:sz="0" w:space="0" w:color="auto"/>
      </w:divBdr>
    </w:div>
    <w:div w:id="1377899306">
      <w:bodyDiv w:val="1"/>
      <w:marLeft w:val="0"/>
      <w:marRight w:val="0"/>
      <w:marTop w:val="0"/>
      <w:marBottom w:val="0"/>
      <w:divBdr>
        <w:top w:val="none" w:sz="0" w:space="0" w:color="auto"/>
        <w:left w:val="none" w:sz="0" w:space="0" w:color="auto"/>
        <w:bottom w:val="none" w:sz="0" w:space="0" w:color="auto"/>
        <w:right w:val="none" w:sz="0" w:space="0" w:color="auto"/>
      </w:divBdr>
    </w:div>
    <w:div w:id="1480656262">
      <w:bodyDiv w:val="1"/>
      <w:marLeft w:val="0"/>
      <w:marRight w:val="0"/>
      <w:marTop w:val="0"/>
      <w:marBottom w:val="0"/>
      <w:divBdr>
        <w:top w:val="none" w:sz="0" w:space="0" w:color="auto"/>
        <w:left w:val="none" w:sz="0" w:space="0" w:color="auto"/>
        <w:bottom w:val="none" w:sz="0" w:space="0" w:color="auto"/>
        <w:right w:val="none" w:sz="0" w:space="0" w:color="auto"/>
      </w:divBdr>
    </w:div>
    <w:div w:id="1639990414">
      <w:bodyDiv w:val="1"/>
      <w:marLeft w:val="0"/>
      <w:marRight w:val="0"/>
      <w:marTop w:val="0"/>
      <w:marBottom w:val="0"/>
      <w:divBdr>
        <w:top w:val="none" w:sz="0" w:space="0" w:color="auto"/>
        <w:left w:val="none" w:sz="0" w:space="0" w:color="auto"/>
        <w:bottom w:val="none" w:sz="0" w:space="0" w:color="auto"/>
        <w:right w:val="none" w:sz="0" w:space="0" w:color="auto"/>
      </w:divBdr>
    </w:div>
    <w:div w:id="1659728740">
      <w:bodyDiv w:val="1"/>
      <w:marLeft w:val="0"/>
      <w:marRight w:val="0"/>
      <w:marTop w:val="0"/>
      <w:marBottom w:val="0"/>
      <w:divBdr>
        <w:top w:val="none" w:sz="0" w:space="0" w:color="auto"/>
        <w:left w:val="none" w:sz="0" w:space="0" w:color="auto"/>
        <w:bottom w:val="none" w:sz="0" w:space="0" w:color="auto"/>
        <w:right w:val="none" w:sz="0" w:space="0" w:color="auto"/>
      </w:divBdr>
    </w:div>
    <w:div w:id="1661421090">
      <w:bodyDiv w:val="1"/>
      <w:marLeft w:val="0"/>
      <w:marRight w:val="0"/>
      <w:marTop w:val="0"/>
      <w:marBottom w:val="0"/>
      <w:divBdr>
        <w:top w:val="none" w:sz="0" w:space="0" w:color="auto"/>
        <w:left w:val="none" w:sz="0" w:space="0" w:color="auto"/>
        <w:bottom w:val="none" w:sz="0" w:space="0" w:color="auto"/>
        <w:right w:val="none" w:sz="0" w:space="0" w:color="auto"/>
      </w:divBdr>
    </w:div>
    <w:div w:id="1671830474">
      <w:bodyDiv w:val="1"/>
      <w:marLeft w:val="0"/>
      <w:marRight w:val="0"/>
      <w:marTop w:val="0"/>
      <w:marBottom w:val="0"/>
      <w:divBdr>
        <w:top w:val="none" w:sz="0" w:space="0" w:color="auto"/>
        <w:left w:val="none" w:sz="0" w:space="0" w:color="auto"/>
        <w:bottom w:val="none" w:sz="0" w:space="0" w:color="auto"/>
        <w:right w:val="none" w:sz="0" w:space="0" w:color="auto"/>
      </w:divBdr>
    </w:div>
    <w:div w:id="1716007628">
      <w:bodyDiv w:val="1"/>
      <w:marLeft w:val="0"/>
      <w:marRight w:val="0"/>
      <w:marTop w:val="0"/>
      <w:marBottom w:val="0"/>
      <w:divBdr>
        <w:top w:val="none" w:sz="0" w:space="0" w:color="auto"/>
        <w:left w:val="none" w:sz="0" w:space="0" w:color="auto"/>
        <w:bottom w:val="none" w:sz="0" w:space="0" w:color="auto"/>
        <w:right w:val="none" w:sz="0" w:space="0" w:color="auto"/>
      </w:divBdr>
    </w:div>
    <w:div w:id="1737048532">
      <w:bodyDiv w:val="1"/>
      <w:marLeft w:val="0"/>
      <w:marRight w:val="0"/>
      <w:marTop w:val="0"/>
      <w:marBottom w:val="0"/>
      <w:divBdr>
        <w:top w:val="none" w:sz="0" w:space="0" w:color="auto"/>
        <w:left w:val="none" w:sz="0" w:space="0" w:color="auto"/>
        <w:bottom w:val="none" w:sz="0" w:space="0" w:color="auto"/>
        <w:right w:val="none" w:sz="0" w:space="0" w:color="auto"/>
      </w:divBdr>
    </w:div>
    <w:div w:id="1737391371">
      <w:bodyDiv w:val="1"/>
      <w:marLeft w:val="0"/>
      <w:marRight w:val="0"/>
      <w:marTop w:val="0"/>
      <w:marBottom w:val="0"/>
      <w:divBdr>
        <w:top w:val="none" w:sz="0" w:space="0" w:color="auto"/>
        <w:left w:val="none" w:sz="0" w:space="0" w:color="auto"/>
        <w:bottom w:val="none" w:sz="0" w:space="0" w:color="auto"/>
        <w:right w:val="none" w:sz="0" w:space="0" w:color="auto"/>
      </w:divBdr>
    </w:div>
    <w:div w:id="1776511530">
      <w:bodyDiv w:val="1"/>
      <w:marLeft w:val="0"/>
      <w:marRight w:val="0"/>
      <w:marTop w:val="0"/>
      <w:marBottom w:val="0"/>
      <w:divBdr>
        <w:top w:val="none" w:sz="0" w:space="0" w:color="auto"/>
        <w:left w:val="none" w:sz="0" w:space="0" w:color="auto"/>
        <w:bottom w:val="none" w:sz="0" w:space="0" w:color="auto"/>
        <w:right w:val="none" w:sz="0" w:space="0" w:color="auto"/>
      </w:divBdr>
      <w:divsChild>
        <w:div w:id="800146229">
          <w:marLeft w:val="0"/>
          <w:marRight w:val="0"/>
          <w:marTop w:val="0"/>
          <w:marBottom w:val="0"/>
          <w:divBdr>
            <w:top w:val="none" w:sz="0" w:space="0" w:color="auto"/>
            <w:left w:val="none" w:sz="0" w:space="0" w:color="auto"/>
            <w:bottom w:val="none" w:sz="0" w:space="0" w:color="auto"/>
            <w:right w:val="none" w:sz="0" w:space="0" w:color="auto"/>
          </w:divBdr>
          <w:divsChild>
            <w:div w:id="11805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9539">
      <w:bodyDiv w:val="1"/>
      <w:marLeft w:val="0"/>
      <w:marRight w:val="0"/>
      <w:marTop w:val="0"/>
      <w:marBottom w:val="0"/>
      <w:divBdr>
        <w:top w:val="none" w:sz="0" w:space="0" w:color="auto"/>
        <w:left w:val="none" w:sz="0" w:space="0" w:color="auto"/>
        <w:bottom w:val="none" w:sz="0" w:space="0" w:color="auto"/>
        <w:right w:val="none" w:sz="0" w:space="0" w:color="auto"/>
      </w:divBdr>
    </w:div>
    <w:div w:id="1966227845">
      <w:bodyDiv w:val="1"/>
      <w:marLeft w:val="0"/>
      <w:marRight w:val="0"/>
      <w:marTop w:val="0"/>
      <w:marBottom w:val="0"/>
      <w:divBdr>
        <w:top w:val="none" w:sz="0" w:space="0" w:color="auto"/>
        <w:left w:val="none" w:sz="0" w:space="0" w:color="auto"/>
        <w:bottom w:val="none" w:sz="0" w:space="0" w:color="auto"/>
        <w:right w:val="none" w:sz="0" w:space="0" w:color="auto"/>
      </w:divBdr>
    </w:div>
    <w:div w:id="1974209328">
      <w:bodyDiv w:val="1"/>
      <w:marLeft w:val="0"/>
      <w:marRight w:val="0"/>
      <w:marTop w:val="0"/>
      <w:marBottom w:val="0"/>
      <w:divBdr>
        <w:top w:val="none" w:sz="0" w:space="0" w:color="auto"/>
        <w:left w:val="none" w:sz="0" w:space="0" w:color="auto"/>
        <w:bottom w:val="none" w:sz="0" w:space="0" w:color="auto"/>
        <w:right w:val="none" w:sz="0" w:space="0" w:color="auto"/>
      </w:divBdr>
    </w:div>
    <w:div w:id="1981496511">
      <w:bodyDiv w:val="1"/>
      <w:marLeft w:val="0"/>
      <w:marRight w:val="0"/>
      <w:marTop w:val="0"/>
      <w:marBottom w:val="0"/>
      <w:divBdr>
        <w:top w:val="none" w:sz="0" w:space="0" w:color="auto"/>
        <w:left w:val="none" w:sz="0" w:space="0" w:color="auto"/>
        <w:bottom w:val="none" w:sz="0" w:space="0" w:color="auto"/>
        <w:right w:val="none" w:sz="0" w:space="0" w:color="auto"/>
      </w:divBdr>
    </w:div>
    <w:div w:id="2076927899">
      <w:bodyDiv w:val="1"/>
      <w:marLeft w:val="0"/>
      <w:marRight w:val="0"/>
      <w:marTop w:val="0"/>
      <w:marBottom w:val="0"/>
      <w:divBdr>
        <w:top w:val="none" w:sz="0" w:space="0" w:color="auto"/>
        <w:left w:val="none" w:sz="0" w:space="0" w:color="auto"/>
        <w:bottom w:val="none" w:sz="0" w:space="0" w:color="auto"/>
        <w:right w:val="none" w:sz="0" w:space="0" w:color="auto"/>
      </w:divBdr>
    </w:div>
    <w:div w:id="2086023945">
      <w:bodyDiv w:val="1"/>
      <w:marLeft w:val="0"/>
      <w:marRight w:val="0"/>
      <w:marTop w:val="0"/>
      <w:marBottom w:val="0"/>
      <w:divBdr>
        <w:top w:val="none" w:sz="0" w:space="0" w:color="auto"/>
        <w:left w:val="none" w:sz="0" w:space="0" w:color="auto"/>
        <w:bottom w:val="none" w:sz="0" w:space="0" w:color="auto"/>
        <w:right w:val="none" w:sz="0" w:space="0" w:color="auto"/>
      </w:divBdr>
    </w:div>
    <w:div w:id="2132480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youtu.be/vx2rPM9Ns9c?si=XLDzPOQgaWN7vtWV"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oracle.com/javase/8/docs/api/java/util/regex/Pattern.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oracle.com/javase/tutorial/essential/rege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tackoverflow.com/questions/12780446/check-if-a-path-represents-a-file-or-a-folder"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oracle.com/javase/8/docs/api/java/util/regex/Matcher.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B0CFA-EDE2-4D03-9C29-B583B6671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6138</Words>
  <Characters>34991</Characters>
  <Application>Microsoft Office Word</Application>
  <DocSecurity>4</DocSecurity>
  <Lines>291</Lines>
  <Paragraphs>82</Paragraphs>
  <ScaleCrop>false</ScaleCrop>
  <Company/>
  <LinksUpToDate>false</LinksUpToDate>
  <CharactersWithSpaces>41047</CharactersWithSpaces>
  <SharedDoc>false</SharedDoc>
  <HLinks>
    <vt:vector size="30" baseType="variant">
      <vt:variant>
        <vt:i4>6684712</vt:i4>
      </vt:variant>
      <vt:variant>
        <vt:i4>12</vt:i4>
      </vt:variant>
      <vt:variant>
        <vt:i4>0</vt:i4>
      </vt:variant>
      <vt:variant>
        <vt:i4>5</vt:i4>
      </vt:variant>
      <vt:variant>
        <vt:lpwstr>https://docs.oracle.com/javase/8/docs/api/java/util/regex/Matcher.html</vt:lpwstr>
      </vt:variant>
      <vt:variant>
        <vt:lpwstr/>
      </vt:variant>
      <vt:variant>
        <vt:i4>6684708</vt:i4>
      </vt:variant>
      <vt:variant>
        <vt:i4>9</vt:i4>
      </vt:variant>
      <vt:variant>
        <vt:i4>0</vt:i4>
      </vt:variant>
      <vt:variant>
        <vt:i4>5</vt:i4>
      </vt:variant>
      <vt:variant>
        <vt:lpwstr>https://docs.oracle.com/javase/8/docs/api/java/util/regex/Pattern.html</vt:lpwstr>
      </vt:variant>
      <vt:variant>
        <vt:lpwstr/>
      </vt:variant>
      <vt:variant>
        <vt:i4>5963868</vt:i4>
      </vt:variant>
      <vt:variant>
        <vt:i4>6</vt:i4>
      </vt:variant>
      <vt:variant>
        <vt:i4>0</vt:i4>
      </vt:variant>
      <vt:variant>
        <vt:i4>5</vt:i4>
      </vt:variant>
      <vt:variant>
        <vt:lpwstr>https://docs.oracle.com/javase/tutorial/essential/regex/</vt:lpwstr>
      </vt:variant>
      <vt:variant>
        <vt:lpwstr/>
      </vt:variant>
      <vt:variant>
        <vt:i4>2883634</vt:i4>
      </vt:variant>
      <vt:variant>
        <vt:i4>3</vt:i4>
      </vt:variant>
      <vt:variant>
        <vt:i4>0</vt:i4>
      </vt:variant>
      <vt:variant>
        <vt:i4>5</vt:i4>
      </vt:variant>
      <vt:variant>
        <vt:lpwstr>https://stackoverflow.com/questions/12780446/check-if-a-path-represents-a-file-or-a-folder</vt:lpwstr>
      </vt:variant>
      <vt:variant>
        <vt:lpwstr/>
      </vt:variant>
      <vt:variant>
        <vt:i4>5111809</vt:i4>
      </vt:variant>
      <vt:variant>
        <vt:i4>0</vt:i4>
      </vt:variant>
      <vt:variant>
        <vt:i4>0</vt:i4>
      </vt:variant>
      <vt:variant>
        <vt:i4>5</vt:i4>
      </vt:variant>
      <vt:variant>
        <vt:lpwstr>https://youtu.be/vx2rPM9Ns9c?si=XLDzPOQgaWN7vtWV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Hanan Senah</dc:creator>
  <cp:keywords/>
  <dc:description/>
  <cp:lastModifiedBy>Hanan Senah</cp:lastModifiedBy>
  <cp:revision>594</cp:revision>
  <dcterms:created xsi:type="dcterms:W3CDTF">2024-08-04T22:51:00Z</dcterms:created>
  <dcterms:modified xsi:type="dcterms:W3CDTF">2024-08-06T05:48:00Z</dcterms:modified>
</cp:coreProperties>
</file>